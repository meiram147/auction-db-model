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32594" w14:textId="77777777" w:rsidR="00500742" w:rsidRDefault="00500742" w:rsidP="00500742">
      <w:pPr>
        <w:pStyle w:val="BodyText"/>
      </w:pPr>
    </w:p>
    <w:p w14:paraId="77658F3B" w14:textId="77777777" w:rsidR="00500742" w:rsidRDefault="00500742" w:rsidP="00500742">
      <w:pPr>
        <w:pStyle w:val="BodyText"/>
      </w:pPr>
    </w:p>
    <w:p w14:paraId="0E34BD01" w14:textId="77777777" w:rsidR="00500742" w:rsidRDefault="00500742" w:rsidP="00500742">
      <w:pPr>
        <w:pStyle w:val="BodyText"/>
      </w:pPr>
      <w:r>
        <w:rPr>
          <w:noProof/>
          <w:color w:val="2B579A"/>
          <w:shd w:val="clear" w:color="auto" w:fill="E6E6E6"/>
        </w:rPr>
        <w:drawing>
          <wp:anchor distT="0" distB="0" distL="114300" distR="114300" simplePos="0" relativeHeight="251658240" behindDoc="0" locked="0" layoutInCell="1" allowOverlap="1" wp14:anchorId="7FA95EBA" wp14:editId="1FA3F6CA">
            <wp:simplePos x="0" y="0"/>
            <wp:positionH relativeFrom="column">
              <wp:posOffset>635</wp:posOffset>
            </wp:positionH>
            <wp:positionV relativeFrom="page">
              <wp:posOffset>1225854</wp:posOffset>
            </wp:positionV>
            <wp:extent cx="914400" cy="3238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AM_LOGO_gray_blue.eps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437880" w14:textId="77777777" w:rsidR="00500742" w:rsidRDefault="00500742" w:rsidP="00500742">
      <w:pPr>
        <w:pStyle w:val="BodyText"/>
      </w:pPr>
    </w:p>
    <w:p w14:paraId="6F72959F" w14:textId="77777777" w:rsidR="00500742" w:rsidRDefault="00500742" w:rsidP="00500742">
      <w:pPr>
        <w:pStyle w:val="BodyText"/>
      </w:pPr>
    </w:p>
    <w:p w14:paraId="19E2EDC6" w14:textId="77777777" w:rsidR="00500742" w:rsidRDefault="00500742" w:rsidP="00500742">
      <w:pPr>
        <w:pStyle w:val="BodyText"/>
      </w:pPr>
    </w:p>
    <w:p w14:paraId="31C885E5" w14:textId="77777777" w:rsidR="00500742" w:rsidRDefault="00500742" w:rsidP="00500742">
      <w:pPr>
        <w:pStyle w:val="BodyText"/>
      </w:pPr>
    </w:p>
    <w:p w14:paraId="74C5682C" w14:textId="77777777" w:rsidR="00500742" w:rsidRDefault="00500742" w:rsidP="00500742">
      <w:pPr>
        <w:pStyle w:val="BodyText"/>
      </w:pPr>
    </w:p>
    <w:p w14:paraId="543A52D9" w14:textId="77777777" w:rsidR="00500742" w:rsidRDefault="00500742" w:rsidP="00500742">
      <w:pPr>
        <w:pStyle w:val="BodyText"/>
      </w:pPr>
    </w:p>
    <w:p w14:paraId="5C893A34" w14:textId="77777777" w:rsidR="00500742" w:rsidRDefault="00500742" w:rsidP="00500742">
      <w:pPr>
        <w:pStyle w:val="BodyText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357"/>
      </w:tblGrid>
      <w:tr w:rsidR="00500742" w:rsidRPr="00114D08" w14:paraId="6626B668" w14:textId="77777777" w:rsidTr="007206CD">
        <w:trPr>
          <w:trHeight w:val="1583"/>
        </w:trPr>
        <w:tc>
          <w:tcPr>
            <w:tcW w:w="9359" w:type="dxa"/>
          </w:tcPr>
          <w:p w14:paraId="178AC1E6" w14:textId="3B2D1765" w:rsidR="00500742" w:rsidRPr="007F4104" w:rsidRDefault="00426215" w:rsidP="007206CD">
            <w:pPr>
              <w:pStyle w:val="CommentSubject"/>
            </w:pPr>
            <w:r>
              <w:t>Business Template</w:t>
            </w:r>
          </w:p>
          <w:p w14:paraId="2A75448B" w14:textId="77777777" w:rsidR="00D04DA9" w:rsidRPr="00D04DA9" w:rsidRDefault="00500742" w:rsidP="00D04DA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eastAsiaTheme="minorHAnsi" w:hAnsi="Calibri" w:cs="Calibri"/>
                <w:color w:val="000000"/>
                <w:sz w:val="24"/>
                <w:szCs w:val="24"/>
              </w:rPr>
            </w:pPr>
            <w:r>
              <w:rPr>
                <w:color w:val="2B579A"/>
                <w:shd w:val="clear" w:color="auto" w:fill="E6E6E6"/>
              </w:rPr>
              <w:fldChar w:fldCharType="begin"/>
            </w:r>
            <w:r>
              <w:instrText xml:space="preserve"> DOCPROPERTY  Title  \* MERGEFORMAT </w:instrText>
            </w:r>
            <w:r>
              <w:rPr>
                <w:color w:val="2B579A"/>
                <w:shd w:val="clear" w:color="auto" w:fill="E6E6E6"/>
              </w:rPr>
              <w:fldChar w:fldCharType="separate"/>
            </w:r>
          </w:p>
          <w:p w14:paraId="413D4256" w14:textId="3331DAC1" w:rsidR="00500742" w:rsidRPr="00D04DA9" w:rsidRDefault="00950730" w:rsidP="00D04DA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</w:pPr>
            <w:r w:rsidRPr="00950730"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  <w:t>Subject</w:t>
            </w:r>
            <w:r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  <w:t xml:space="preserve"> </w:t>
            </w:r>
            <w:r w:rsidRPr="00950730"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  <w:t>areas</w:t>
            </w:r>
            <w:r w:rsidR="00500742">
              <w:rPr>
                <w:color w:val="2B579A"/>
                <w:shd w:val="clear" w:color="auto" w:fill="E6E6E6"/>
              </w:rPr>
              <w:fldChar w:fldCharType="end"/>
            </w:r>
          </w:p>
        </w:tc>
      </w:tr>
      <w:tr w:rsidR="00500742" w:rsidRPr="00114D08" w14:paraId="40961459" w14:textId="77777777" w:rsidTr="007206CD">
        <w:tc>
          <w:tcPr>
            <w:tcW w:w="9359" w:type="dxa"/>
          </w:tcPr>
          <w:p w14:paraId="76309376" w14:textId="563FE6E0" w:rsidR="00500742" w:rsidRPr="00426215" w:rsidRDefault="00426215" w:rsidP="00426215">
            <w:pPr>
              <w:pStyle w:val="ProjectName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26215">
              <w:rPr>
                <w:rFonts w:ascii="Arial" w:hAnsi="Arial" w:cs="Arial"/>
                <w:b/>
                <w:bCs/>
                <w:sz w:val="18"/>
                <w:szCs w:val="18"/>
              </w:rPr>
              <w:t>Logo / Image</w:t>
            </w:r>
          </w:p>
        </w:tc>
      </w:tr>
    </w:tbl>
    <w:p w14:paraId="5897652F" w14:textId="77777777" w:rsidR="00500742" w:rsidRDefault="00500742" w:rsidP="00500742">
      <w:pPr>
        <w:pStyle w:val="BodyText"/>
      </w:pPr>
    </w:p>
    <w:p w14:paraId="4311A786" w14:textId="77777777" w:rsidR="00500742" w:rsidRDefault="00500742" w:rsidP="00500742">
      <w:pPr>
        <w:widowControl/>
        <w:spacing w:line="240" w:lineRule="auto"/>
        <w:rPr>
          <w:rFonts w:ascii="Trebuchet MS" w:hAnsi="Trebuchet MS"/>
          <w:color w:val="464547"/>
        </w:rPr>
      </w:pPr>
      <w:r>
        <w:br w:type="page"/>
      </w:r>
    </w:p>
    <w:p w14:paraId="1754854A" w14:textId="77777777" w:rsidR="00500742" w:rsidRDefault="00500742" w:rsidP="00500742">
      <w:pPr>
        <w:pStyle w:val="BodyText"/>
      </w:pPr>
    </w:p>
    <w:p w14:paraId="208A37E9" w14:textId="77777777" w:rsidR="00500742" w:rsidRPr="00713C48" w:rsidRDefault="00500742" w:rsidP="00500742">
      <w:pPr>
        <w:pStyle w:val="TOCHeading"/>
      </w:pPr>
      <w:bookmarkStart w:id="0" w:name="_Toc456598587"/>
      <w:bookmarkStart w:id="1" w:name="_Toc456600918"/>
      <w:bookmarkStart w:id="2" w:name="_Toc2484421"/>
      <w:bookmarkStart w:id="3" w:name="_Toc4475558"/>
      <w:r w:rsidRPr="00713C48">
        <w:t>Contents</w:t>
      </w:r>
    </w:p>
    <w:p w14:paraId="5B80CBBC" w14:textId="7661780F" w:rsidR="00407DD5" w:rsidRDefault="00500742">
      <w:pPr>
        <w:pStyle w:val="TOC1"/>
        <w:tabs>
          <w:tab w:val="left" w:pos="400"/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 w:val="22"/>
          <w:szCs w:val="22"/>
        </w:rPr>
      </w:pPr>
      <w:r>
        <w:rPr>
          <w:color w:val="2B579A"/>
          <w:shd w:val="clear" w:color="auto" w:fill="E6E6E6"/>
        </w:rPr>
        <w:fldChar w:fldCharType="begin"/>
      </w:r>
      <w:r>
        <w:rPr>
          <w:noProof/>
        </w:rPr>
        <w:instrText xml:space="preserve"> TOC \o "2-3" \h \z \t "Heading 1,1,Appendix Level 1,1,Appendix Level 2,2,Appendix Level 3,3" </w:instrText>
      </w:r>
      <w:r>
        <w:rPr>
          <w:color w:val="2B579A"/>
          <w:shd w:val="clear" w:color="auto" w:fill="E6E6E6"/>
        </w:rPr>
        <w:fldChar w:fldCharType="separate"/>
      </w:r>
      <w:hyperlink w:anchor="_Toc62212630" w:history="1">
        <w:r w:rsidR="00407DD5" w:rsidRPr="00CF14D8">
          <w:rPr>
            <w:rStyle w:val="Hyperlink"/>
            <w:rFonts w:eastAsia="MS Gothic"/>
            <w:noProof/>
          </w:rPr>
          <w:t>1</w:t>
        </w:r>
        <w:r w:rsidR="00407DD5"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 w:val="22"/>
            <w:szCs w:val="22"/>
          </w:rPr>
          <w:tab/>
        </w:r>
        <w:r w:rsidR="00407DD5" w:rsidRPr="00CF14D8">
          <w:rPr>
            <w:rStyle w:val="Hyperlink"/>
            <w:rFonts w:eastAsia="MS Gothic"/>
            <w:noProof/>
          </w:rPr>
          <w:t>Business Description</w:t>
        </w:r>
        <w:r w:rsidR="00407DD5">
          <w:rPr>
            <w:noProof/>
            <w:webHidden/>
          </w:rPr>
          <w:tab/>
        </w:r>
        <w:r w:rsidR="00407DD5">
          <w:rPr>
            <w:webHidden/>
            <w:color w:val="2B579A"/>
            <w:shd w:val="clear" w:color="auto" w:fill="E6E6E6"/>
          </w:rPr>
          <w:fldChar w:fldCharType="begin"/>
        </w:r>
        <w:r w:rsidR="00407DD5">
          <w:rPr>
            <w:noProof/>
            <w:webHidden/>
          </w:rPr>
          <w:instrText xml:space="preserve"> PAGEREF _Toc62212630 \h </w:instrText>
        </w:r>
        <w:r w:rsidR="00407DD5">
          <w:rPr>
            <w:webHidden/>
            <w:color w:val="2B579A"/>
            <w:shd w:val="clear" w:color="auto" w:fill="E6E6E6"/>
          </w:rPr>
        </w:r>
        <w:r w:rsidR="00407DD5"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 w:rsidR="00407DD5"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7714CE33" w14:textId="2F89B005" w:rsidR="00407DD5" w:rsidRDefault="00407DD5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1" w:history="1">
        <w:r w:rsidRPr="00CF14D8">
          <w:rPr>
            <w:rStyle w:val="Hyperlink"/>
            <w:rFonts w:eastAsia="MS Gothic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Hyperlink"/>
            <w:rFonts w:eastAsia="MS Gothic"/>
            <w:noProof/>
          </w:rPr>
          <w:t>Business background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_Toc62212631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743771BC" w14:textId="3DEEC2AB" w:rsidR="00407DD5" w:rsidRDefault="00407DD5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2" w:history="1">
        <w:r w:rsidRPr="00CF14D8">
          <w:rPr>
            <w:rStyle w:val="Hyperlink"/>
            <w:rFonts w:eastAsia="MS Gothic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Hyperlink"/>
            <w:rFonts w:eastAsia="MS Gothic"/>
            <w:noProof/>
          </w:rPr>
          <w:t>Problems. Current Situation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_Toc62212632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0E133934" w14:textId="54C61E7C" w:rsidR="00407DD5" w:rsidRDefault="00407DD5" w:rsidP="6D4B84C2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3" w:history="1">
        <w:r w:rsidRPr="00CF14D8">
          <w:rPr>
            <w:rStyle w:val="Hyperlink"/>
            <w:rFonts w:eastAsia="MS Gothic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B3847">
          <w:rPr>
            <w:rStyle w:val="Hyperlink"/>
            <w:rFonts w:eastAsia="MS Gothic"/>
            <w:noProof/>
          </w:rPr>
          <w:t>The b</w:t>
        </w:r>
        <w:r w:rsidRPr="00CF14D8">
          <w:rPr>
            <w:rStyle w:val="Hyperlink"/>
            <w:rFonts w:eastAsia="MS Gothic"/>
            <w:noProof/>
          </w:rPr>
          <w:t xml:space="preserve">enefits </w:t>
        </w:r>
        <w:r w:rsidR="002B3847">
          <w:rPr>
            <w:rStyle w:val="Hyperlink"/>
            <w:rFonts w:eastAsia="MS Gothic"/>
            <w:noProof/>
          </w:rPr>
          <w:t>of</w:t>
        </w:r>
        <w:r w:rsidRPr="00CF14D8">
          <w:rPr>
            <w:rStyle w:val="Hyperlink"/>
            <w:rFonts w:eastAsia="MS Gothic"/>
            <w:noProof/>
          </w:rPr>
          <w:t xml:space="preserve"> implementing a database. Project Vision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_Toc62212633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128635C4" w14:textId="349EDCCA" w:rsidR="00407DD5" w:rsidRDefault="00407DD5">
      <w:pPr>
        <w:pStyle w:val="TOC1"/>
        <w:tabs>
          <w:tab w:val="left" w:pos="400"/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 w:val="22"/>
          <w:szCs w:val="22"/>
        </w:rPr>
      </w:pPr>
      <w:hyperlink w:anchor="_Toc62212634" w:history="1">
        <w:r w:rsidRPr="00CF14D8">
          <w:rPr>
            <w:rStyle w:val="Hyperlink"/>
            <w:rFonts w:eastAsia="MS Gothic"/>
            <w:noProof/>
          </w:rPr>
          <w:t>2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 w:val="22"/>
            <w:szCs w:val="22"/>
          </w:rPr>
          <w:tab/>
        </w:r>
        <w:r w:rsidRPr="00CF14D8">
          <w:rPr>
            <w:rStyle w:val="Hyperlink"/>
            <w:rFonts w:eastAsia="MS Gothic"/>
            <w:noProof/>
          </w:rPr>
          <w:t>Model description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_Toc62212634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41C96AAF" w14:textId="1B137751" w:rsidR="00407DD5" w:rsidRDefault="00407DD5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5" w:history="1">
        <w:r w:rsidRPr="00CF14D8">
          <w:rPr>
            <w:rStyle w:val="Hyperlink"/>
            <w:rFonts w:eastAsia="MS Gothic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Hyperlink"/>
            <w:rFonts w:eastAsia="MS Gothic"/>
            <w:noProof/>
          </w:rPr>
          <w:t>Definitions &amp; Acronyms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_Toc62212635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670E842D" w14:textId="0E364FEB" w:rsidR="00407DD5" w:rsidRDefault="00407DD5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6" w:history="1">
        <w:r w:rsidRPr="00CF14D8">
          <w:rPr>
            <w:rStyle w:val="Hyperlink"/>
            <w:rFonts w:eastAsia="MS Gothic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Hyperlink"/>
            <w:rFonts w:eastAsia="MS Gothic"/>
            <w:noProof/>
          </w:rPr>
          <w:t>Logical Scheme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_Toc62212636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32F1B2ED" w14:textId="4CEEC0FC" w:rsidR="00407DD5" w:rsidRDefault="00407DD5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7" w:history="1">
        <w:r w:rsidRPr="00CF14D8">
          <w:rPr>
            <w:rStyle w:val="Hyperlink"/>
            <w:rFonts w:eastAsia="MS Gothic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Hyperlink"/>
            <w:rFonts w:eastAsia="MS Gothic"/>
            <w:noProof/>
          </w:rPr>
          <w:t>Objects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_Toc62212637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58FCF022" w14:textId="7D69FC3F" w:rsidR="00500742" w:rsidRPr="00114D08" w:rsidRDefault="00500742" w:rsidP="00500742">
      <w:pPr>
        <w:pStyle w:val="TOC1"/>
        <w:tabs>
          <w:tab w:val="left" w:pos="400"/>
          <w:tab w:val="right" w:leader="dot" w:pos="9347"/>
        </w:tabs>
        <w:rPr>
          <w:noProof/>
        </w:rPr>
      </w:pPr>
      <w:r>
        <w:rPr>
          <w:color w:val="2B579A"/>
          <w:shd w:val="clear" w:color="auto" w:fill="E6E6E6"/>
        </w:rPr>
        <w:fldChar w:fldCharType="end"/>
      </w:r>
    </w:p>
    <w:p w14:paraId="7A95404F" w14:textId="77777777" w:rsidR="00500742" w:rsidRPr="00114D08" w:rsidRDefault="00500742" w:rsidP="00500742">
      <w:pPr>
        <w:pStyle w:val="BodyText"/>
      </w:pPr>
    </w:p>
    <w:p w14:paraId="56241B92" w14:textId="34015214" w:rsidR="0094703C" w:rsidRPr="0077468E" w:rsidRDefault="00500742" w:rsidP="00426215">
      <w:pPr>
        <w:pStyle w:val="Heading1"/>
        <w:numPr>
          <w:ilvl w:val="0"/>
          <w:numId w:val="0"/>
        </w:numPr>
        <w:rPr>
          <w:sz w:val="24"/>
        </w:rPr>
      </w:pPr>
      <w:bookmarkStart w:id="4" w:name="_Section_1"/>
      <w:bookmarkEnd w:id="4"/>
      <w:r w:rsidRPr="008E2573">
        <w:br w:type="page"/>
      </w:r>
      <w:bookmarkEnd w:id="0"/>
      <w:bookmarkEnd w:id="1"/>
      <w:bookmarkEnd w:id="2"/>
      <w:bookmarkEnd w:id="3"/>
    </w:p>
    <w:p w14:paraId="31B69AA4" w14:textId="77777777" w:rsidR="00426215" w:rsidRDefault="00426215" w:rsidP="00426215">
      <w:pPr>
        <w:pStyle w:val="Heading1"/>
        <w:ind w:left="431" w:hanging="431"/>
      </w:pPr>
      <w:bookmarkStart w:id="5" w:name="_Toc412572569"/>
      <w:bookmarkStart w:id="6" w:name="_Toc509167633"/>
      <w:bookmarkStart w:id="7" w:name="_Toc62212630"/>
      <w:r>
        <w:lastRenderedPageBreak/>
        <w:t>Business Description</w:t>
      </w:r>
      <w:bookmarkEnd w:id="5"/>
      <w:bookmarkEnd w:id="6"/>
      <w:bookmarkEnd w:id="7"/>
    </w:p>
    <w:p w14:paraId="34CB97B8" w14:textId="77777777" w:rsidR="00637CAC" w:rsidRPr="00637CAC" w:rsidRDefault="00637CAC" w:rsidP="00637CAC">
      <w:pPr>
        <w:widowControl/>
        <w:spacing w:before="100" w:beforeAutospacing="1" w:after="100" w:afterAutospacing="1" w:line="240" w:lineRule="auto"/>
        <w:rPr>
          <w:ins w:id="8" w:author="Meiram Makabaev" w:date="2026-04-19T19:22:00Z" w16du:dateUtc="2026-04-19T14:22:00Z"/>
          <w:sz w:val="24"/>
          <w:szCs w:val="24"/>
          <w:lang w:val="ru-RU" w:eastAsia="ru-RU"/>
        </w:rPr>
      </w:pPr>
      <w:bookmarkStart w:id="9" w:name="_Toc412572570"/>
      <w:bookmarkStart w:id="10" w:name="_Toc509167634"/>
      <w:bookmarkStart w:id="11" w:name="_Toc62212631"/>
      <w:ins w:id="12" w:author="Meiram Makabaev" w:date="2026-04-19T19:22:00Z" w16du:dateUtc="2026-04-19T14:22:00Z">
        <w:r w:rsidRPr="00637CAC">
          <w:rPr>
            <w:sz w:val="24"/>
            <w:szCs w:val="24"/>
            <w:lang w:val="ru-RU" w:eastAsia="ru-RU"/>
          </w:rPr>
          <w:t>Система хранит:</w:t>
        </w:r>
      </w:ins>
    </w:p>
    <w:p w14:paraId="01884C55" w14:textId="77777777" w:rsidR="00637CAC" w:rsidRPr="00637CAC" w:rsidRDefault="00637CAC" w:rsidP="00637CAC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ins w:id="13" w:author="Meiram Makabaev" w:date="2026-04-19T19:22:00Z" w16du:dateUtc="2026-04-19T14:22:00Z"/>
          <w:sz w:val="24"/>
          <w:szCs w:val="24"/>
          <w:lang w:val="ru-RU" w:eastAsia="ru-RU"/>
        </w:rPr>
      </w:pPr>
      <w:ins w:id="14" w:author="Meiram Makabaev" w:date="2026-04-19T19:22:00Z" w16du:dateUtc="2026-04-19T14:22:00Z">
        <w:r w:rsidRPr="00637CAC">
          <w:rPr>
            <w:sz w:val="24"/>
            <w:szCs w:val="24"/>
            <w:lang w:val="ru-RU" w:eastAsia="ru-RU"/>
          </w:rPr>
          <w:t>Восхождения (</w:t>
        </w:r>
        <w:proofErr w:type="spellStart"/>
        <w:r w:rsidRPr="00637CAC">
          <w:rPr>
            <w:b/>
            <w:bCs/>
            <w:sz w:val="24"/>
            <w:szCs w:val="24"/>
            <w:lang w:val="ru-RU" w:eastAsia="ru-RU"/>
          </w:rPr>
          <w:t>Climb</w:t>
        </w:r>
        <w:proofErr w:type="spellEnd"/>
        <w:r w:rsidRPr="00637CAC">
          <w:rPr>
            <w:sz w:val="24"/>
            <w:szCs w:val="24"/>
            <w:lang w:val="ru-RU" w:eastAsia="ru-RU"/>
          </w:rPr>
          <w:t xml:space="preserve">) </w:t>
        </w:r>
      </w:ins>
    </w:p>
    <w:p w14:paraId="64E50E3A" w14:textId="77777777" w:rsidR="00637CAC" w:rsidRPr="00637CAC" w:rsidRDefault="00637CAC" w:rsidP="00637CAC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ins w:id="15" w:author="Meiram Makabaev" w:date="2026-04-19T19:22:00Z" w16du:dateUtc="2026-04-19T14:22:00Z"/>
          <w:sz w:val="24"/>
          <w:szCs w:val="24"/>
          <w:lang w:val="ru-RU" w:eastAsia="ru-RU"/>
        </w:rPr>
      </w:pPr>
      <w:ins w:id="16" w:author="Meiram Makabaev" w:date="2026-04-19T19:22:00Z" w16du:dateUtc="2026-04-19T14:22:00Z">
        <w:r w:rsidRPr="00637CAC">
          <w:rPr>
            <w:sz w:val="24"/>
            <w:szCs w:val="24"/>
            <w:lang w:val="ru-RU" w:eastAsia="ru-RU"/>
          </w:rPr>
          <w:t>Альпинистов (</w:t>
        </w:r>
        <w:proofErr w:type="spellStart"/>
        <w:r w:rsidRPr="00637CAC">
          <w:rPr>
            <w:b/>
            <w:bCs/>
            <w:sz w:val="24"/>
            <w:szCs w:val="24"/>
            <w:lang w:val="ru-RU" w:eastAsia="ru-RU"/>
          </w:rPr>
          <w:t>Climber</w:t>
        </w:r>
        <w:proofErr w:type="spellEnd"/>
        <w:r w:rsidRPr="00637CAC">
          <w:rPr>
            <w:sz w:val="24"/>
            <w:szCs w:val="24"/>
            <w:lang w:val="ru-RU" w:eastAsia="ru-RU"/>
          </w:rPr>
          <w:t xml:space="preserve">) </w:t>
        </w:r>
      </w:ins>
    </w:p>
    <w:p w14:paraId="425FAD80" w14:textId="77777777" w:rsidR="00637CAC" w:rsidRPr="00637CAC" w:rsidRDefault="00637CAC" w:rsidP="00637CAC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ins w:id="17" w:author="Meiram Makabaev" w:date="2026-04-19T19:22:00Z" w16du:dateUtc="2026-04-19T14:22:00Z"/>
          <w:sz w:val="24"/>
          <w:szCs w:val="24"/>
          <w:lang w:val="ru-RU" w:eastAsia="ru-RU"/>
        </w:rPr>
      </w:pPr>
      <w:ins w:id="18" w:author="Meiram Makabaev" w:date="2026-04-19T19:22:00Z" w16du:dateUtc="2026-04-19T14:22:00Z">
        <w:r w:rsidRPr="00637CAC">
          <w:rPr>
            <w:sz w:val="24"/>
            <w:szCs w:val="24"/>
            <w:lang w:val="ru-RU" w:eastAsia="ru-RU"/>
          </w:rPr>
          <w:t>Горы (</w:t>
        </w:r>
        <w:proofErr w:type="spellStart"/>
        <w:r w:rsidRPr="00637CAC">
          <w:rPr>
            <w:b/>
            <w:bCs/>
            <w:sz w:val="24"/>
            <w:szCs w:val="24"/>
            <w:lang w:val="ru-RU" w:eastAsia="ru-RU"/>
          </w:rPr>
          <w:t>Mountain</w:t>
        </w:r>
        <w:proofErr w:type="spellEnd"/>
        <w:r w:rsidRPr="00637CAC">
          <w:rPr>
            <w:sz w:val="24"/>
            <w:szCs w:val="24"/>
            <w:lang w:val="ru-RU" w:eastAsia="ru-RU"/>
          </w:rPr>
          <w:t xml:space="preserve">) </w:t>
        </w:r>
      </w:ins>
    </w:p>
    <w:p w14:paraId="6B8FD20D" w14:textId="77777777" w:rsidR="00637CAC" w:rsidRPr="00637CAC" w:rsidRDefault="00637CAC" w:rsidP="00637CAC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ins w:id="19" w:author="Meiram Makabaev" w:date="2026-04-19T19:22:00Z" w16du:dateUtc="2026-04-19T14:22:00Z"/>
          <w:sz w:val="24"/>
          <w:szCs w:val="24"/>
          <w:lang w:val="ru-RU" w:eastAsia="ru-RU"/>
        </w:rPr>
      </w:pPr>
      <w:ins w:id="20" w:author="Meiram Makabaev" w:date="2026-04-19T19:22:00Z" w16du:dateUtc="2026-04-19T14:22:00Z">
        <w:r w:rsidRPr="00637CAC">
          <w:rPr>
            <w:sz w:val="24"/>
            <w:szCs w:val="24"/>
            <w:lang w:val="ru-RU" w:eastAsia="ru-RU"/>
          </w:rPr>
          <w:t xml:space="preserve">Локации (страна, регион) </w:t>
        </w:r>
      </w:ins>
    </w:p>
    <w:p w14:paraId="077A32AA" w14:textId="77777777" w:rsidR="00637CAC" w:rsidRPr="00637CAC" w:rsidRDefault="00637CAC" w:rsidP="00637CAC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ins w:id="21" w:author="Meiram Makabaev" w:date="2026-04-19T19:22:00Z" w16du:dateUtc="2026-04-19T14:22:00Z"/>
          <w:sz w:val="24"/>
          <w:szCs w:val="24"/>
          <w:lang w:val="ru-RU" w:eastAsia="ru-RU"/>
        </w:rPr>
      </w:pPr>
      <w:ins w:id="22" w:author="Meiram Makabaev" w:date="2026-04-19T19:22:00Z" w16du:dateUtc="2026-04-19T14:22:00Z">
        <w:r w:rsidRPr="00637CAC">
          <w:rPr>
            <w:sz w:val="24"/>
            <w:szCs w:val="24"/>
            <w:lang w:val="ru-RU" w:eastAsia="ru-RU"/>
          </w:rPr>
          <w:t>Участие людей в восхождениях (</w:t>
        </w:r>
        <w:r w:rsidRPr="00637CAC">
          <w:rPr>
            <w:b/>
            <w:bCs/>
            <w:sz w:val="24"/>
            <w:szCs w:val="24"/>
            <w:lang w:val="ru-RU" w:eastAsia="ru-RU"/>
          </w:rPr>
          <w:t>многие-ко-многим</w:t>
        </w:r>
        <w:r w:rsidRPr="00637CAC">
          <w:rPr>
            <w:sz w:val="24"/>
            <w:szCs w:val="24"/>
            <w:lang w:val="ru-RU" w:eastAsia="ru-RU"/>
          </w:rPr>
          <w:t>)</w:t>
        </w:r>
      </w:ins>
    </w:p>
    <w:p w14:paraId="45574318" w14:textId="6C30E216" w:rsidR="00426215" w:rsidRPr="00637CAC" w:rsidDel="00637CAC" w:rsidRDefault="00426215" w:rsidP="00426215">
      <w:pPr>
        <w:pStyle w:val="Heading2"/>
        <w:keepNext w:val="0"/>
        <w:ind w:left="851" w:hanging="851"/>
        <w:rPr>
          <w:del w:id="23" w:author="Meiram Makabaev" w:date="2026-04-19T19:21:00Z" w16du:dateUtc="2026-04-19T14:21:00Z"/>
          <w:lang w:val="ru-RU"/>
          <w:rPrChange w:id="24" w:author="Meiram Makabaev" w:date="2026-04-19T19:22:00Z" w16du:dateUtc="2026-04-19T14:22:00Z">
            <w:rPr>
              <w:del w:id="25" w:author="Meiram Makabaev" w:date="2026-04-19T19:21:00Z" w16du:dateUtc="2026-04-19T14:21:00Z"/>
            </w:rPr>
          </w:rPrChange>
        </w:rPr>
      </w:pPr>
      <w:del w:id="26" w:author="Meiram Makabaev" w:date="2026-04-19T19:21:00Z" w16du:dateUtc="2026-04-19T14:21:00Z">
        <w:r w:rsidDel="00637CAC">
          <w:delText>Business</w:delText>
        </w:r>
        <w:r w:rsidRPr="00637CAC" w:rsidDel="00637CAC">
          <w:rPr>
            <w:lang w:val="ru-RU"/>
            <w:rPrChange w:id="27" w:author="Meiram Makabaev" w:date="2026-04-19T19:22:00Z" w16du:dateUtc="2026-04-19T14:22:00Z">
              <w:rPr/>
            </w:rPrChange>
          </w:rPr>
          <w:delText xml:space="preserve"> </w:delText>
        </w:r>
        <w:r w:rsidDel="00637CAC">
          <w:delText>background</w:delText>
        </w:r>
        <w:bookmarkEnd w:id="9"/>
        <w:bookmarkEnd w:id="10"/>
        <w:bookmarkEnd w:id="11"/>
      </w:del>
    </w:p>
    <w:p w14:paraId="1CE130DD" w14:textId="2A5E667F" w:rsidR="00C403FF" w:rsidRPr="00637CAC" w:rsidDel="00637CAC" w:rsidRDefault="00C403FF" w:rsidP="00C403FF">
      <w:pPr>
        <w:pStyle w:val="BodyText"/>
        <w:rPr>
          <w:del w:id="28" w:author="Meiram Makabaev" w:date="2026-04-19T19:21:00Z" w16du:dateUtc="2026-04-19T14:21:00Z"/>
          <w:lang w:val="ru-RU"/>
          <w:rPrChange w:id="29" w:author="Meiram Makabaev" w:date="2026-04-19T19:22:00Z" w16du:dateUtc="2026-04-19T14:22:00Z">
            <w:rPr>
              <w:del w:id="30" w:author="Meiram Makabaev" w:date="2026-04-19T19:21:00Z" w16du:dateUtc="2026-04-19T14:21:00Z"/>
            </w:rPr>
          </w:rPrChange>
        </w:rPr>
      </w:pPr>
    </w:p>
    <w:p w14:paraId="3F9669AC" w14:textId="7CE0548B" w:rsidR="00C403FF" w:rsidRPr="00637CAC" w:rsidDel="00637CAC" w:rsidRDefault="00426215" w:rsidP="00C403FF">
      <w:pPr>
        <w:pStyle w:val="Heading2"/>
        <w:keepNext w:val="0"/>
        <w:ind w:left="851" w:hanging="851"/>
        <w:rPr>
          <w:del w:id="31" w:author="Meiram Makabaev" w:date="2026-04-19T19:21:00Z" w16du:dateUtc="2026-04-19T14:21:00Z"/>
          <w:lang w:val="ru-RU"/>
          <w:rPrChange w:id="32" w:author="Meiram Makabaev" w:date="2026-04-19T19:22:00Z" w16du:dateUtc="2026-04-19T14:22:00Z">
            <w:rPr>
              <w:del w:id="33" w:author="Meiram Makabaev" w:date="2026-04-19T19:21:00Z" w16du:dateUtc="2026-04-19T14:21:00Z"/>
            </w:rPr>
          </w:rPrChange>
        </w:rPr>
      </w:pPr>
      <w:bookmarkStart w:id="34" w:name="_Toc412572571"/>
      <w:bookmarkStart w:id="35" w:name="_Toc509167635"/>
      <w:bookmarkStart w:id="36" w:name="_Toc62212632"/>
      <w:del w:id="37" w:author="Meiram Makabaev" w:date="2026-04-19T19:21:00Z" w16du:dateUtc="2026-04-19T14:21:00Z">
        <w:r w:rsidDel="00637CAC">
          <w:delText>P</w:delText>
        </w:r>
        <w:r w:rsidRPr="00473DF1" w:rsidDel="00637CAC">
          <w:delText>roblems</w:delText>
        </w:r>
        <w:r w:rsidR="00C403FF" w:rsidRPr="00637CAC" w:rsidDel="00637CAC">
          <w:rPr>
            <w:lang w:val="ru-RU"/>
            <w:rPrChange w:id="38" w:author="Meiram Makabaev" w:date="2026-04-19T19:22:00Z" w16du:dateUtc="2026-04-19T14:22:00Z">
              <w:rPr/>
            </w:rPrChange>
          </w:rPr>
          <w:delText>.</w:delText>
        </w:r>
        <w:r w:rsidRPr="00637CAC" w:rsidDel="00637CAC">
          <w:rPr>
            <w:lang w:val="ru-RU"/>
            <w:rPrChange w:id="39" w:author="Meiram Makabaev" w:date="2026-04-19T19:22:00Z" w16du:dateUtc="2026-04-19T14:22:00Z">
              <w:rPr/>
            </w:rPrChange>
          </w:rPr>
          <w:delText xml:space="preserve"> </w:delText>
        </w:r>
        <w:bookmarkStart w:id="40" w:name="_Toc462595274"/>
        <w:bookmarkEnd w:id="34"/>
        <w:bookmarkEnd w:id="35"/>
        <w:r w:rsidR="00C403FF" w:rsidRPr="00C403FF" w:rsidDel="00637CAC">
          <w:delText>Current</w:delText>
        </w:r>
        <w:r w:rsidR="00C403FF" w:rsidRPr="00637CAC" w:rsidDel="00637CAC">
          <w:rPr>
            <w:lang w:val="ru-RU"/>
            <w:rPrChange w:id="41" w:author="Meiram Makabaev" w:date="2026-04-19T19:22:00Z" w16du:dateUtc="2026-04-19T14:22:00Z">
              <w:rPr/>
            </w:rPrChange>
          </w:rPr>
          <w:delText xml:space="preserve"> </w:delText>
        </w:r>
        <w:r w:rsidR="00C403FF" w:rsidRPr="00C403FF" w:rsidDel="00637CAC">
          <w:delText>Situation</w:delText>
        </w:r>
        <w:bookmarkEnd w:id="36"/>
        <w:bookmarkEnd w:id="40"/>
      </w:del>
    </w:p>
    <w:p w14:paraId="7A3D1FB8" w14:textId="451864C3" w:rsidR="00C403FF" w:rsidRPr="00637CAC" w:rsidDel="00637CAC" w:rsidRDefault="00C403FF" w:rsidP="00426215">
      <w:pPr>
        <w:pStyle w:val="BodyText"/>
        <w:rPr>
          <w:del w:id="42" w:author="Meiram Makabaev" w:date="2026-04-19T19:21:00Z" w16du:dateUtc="2026-04-19T14:21:00Z"/>
          <w:lang w:val="ru-RU"/>
          <w:rPrChange w:id="43" w:author="Meiram Makabaev" w:date="2026-04-19T19:22:00Z" w16du:dateUtc="2026-04-19T14:22:00Z">
            <w:rPr>
              <w:del w:id="44" w:author="Meiram Makabaev" w:date="2026-04-19T19:21:00Z" w16du:dateUtc="2026-04-19T14:21:00Z"/>
            </w:rPr>
          </w:rPrChange>
        </w:rPr>
      </w:pPr>
    </w:p>
    <w:p w14:paraId="456F4093" w14:textId="51754F63" w:rsidR="00426215" w:rsidRPr="00637CAC" w:rsidDel="00637CAC" w:rsidRDefault="0000152E" w:rsidP="00426215">
      <w:pPr>
        <w:pStyle w:val="Heading2"/>
        <w:keepNext w:val="0"/>
        <w:ind w:left="851" w:hanging="851"/>
        <w:rPr>
          <w:del w:id="45" w:author="Meiram Makabaev" w:date="2026-04-19T19:21:00Z" w16du:dateUtc="2026-04-19T14:21:00Z"/>
          <w:lang w:val="ru-RU"/>
          <w:rPrChange w:id="46" w:author="Meiram Makabaev" w:date="2026-04-19T19:22:00Z" w16du:dateUtc="2026-04-19T14:22:00Z">
            <w:rPr>
              <w:del w:id="47" w:author="Meiram Makabaev" w:date="2026-04-19T19:21:00Z" w16du:dateUtc="2026-04-19T14:21:00Z"/>
            </w:rPr>
          </w:rPrChange>
        </w:rPr>
      </w:pPr>
      <w:bookmarkStart w:id="48" w:name="_Toc412572572"/>
      <w:bookmarkStart w:id="49" w:name="_Toc509167636"/>
      <w:bookmarkStart w:id="50" w:name="_Toc62212633"/>
      <w:del w:id="51" w:author="Meiram Makabaev" w:date="2026-04-19T19:21:00Z" w16du:dateUtc="2026-04-19T14:21:00Z">
        <w:r w:rsidDel="00637CAC">
          <w:delText>the</w:delText>
        </w:r>
        <w:r w:rsidRPr="00637CAC" w:rsidDel="00637CAC">
          <w:rPr>
            <w:lang w:val="ru-RU"/>
            <w:rPrChange w:id="52" w:author="Meiram Makabaev" w:date="2026-04-19T19:22:00Z" w16du:dateUtc="2026-04-19T14:22:00Z">
              <w:rPr/>
            </w:rPrChange>
          </w:rPr>
          <w:delText xml:space="preserve"> </w:delText>
        </w:r>
        <w:r w:rsidR="00426215" w:rsidDel="00637CAC">
          <w:delText>Benefits</w:delText>
        </w:r>
        <w:r w:rsidR="00426215" w:rsidRPr="00637CAC" w:rsidDel="00637CAC">
          <w:rPr>
            <w:lang w:val="ru-RU"/>
            <w:rPrChange w:id="53" w:author="Meiram Makabaev" w:date="2026-04-19T19:22:00Z" w16du:dateUtc="2026-04-19T14:22:00Z">
              <w:rPr/>
            </w:rPrChange>
          </w:rPr>
          <w:delText xml:space="preserve"> </w:delText>
        </w:r>
        <w:r w:rsidDel="00637CAC">
          <w:delText>of</w:delText>
        </w:r>
        <w:r w:rsidR="00426215" w:rsidRPr="00637CAC" w:rsidDel="00637CAC">
          <w:rPr>
            <w:lang w:val="ru-RU"/>
            <w:rPrChange w:id="54" w:author="Meiram Makabaev" w:date="2026-04-19T19:22:00Z" w16du:dateUtc="2026-04-19T14:22:00Z">
              <w:rPr/>
            </w:rPrChange>
          </w:rPr>
          <w:delText xml:space="preserve"> </w:delText>
        </w:r>
        <w:r w:rsidR="00426215" w:rsidDel="00637CAC">
          <w:delText>implementing</w:delText>
        </w:r>
        <w:r w:rsidR="00426215" w:rsidRPr="00637CAC" w:rsidDel="00637CAC">
          <w:rPr>
            <w:lang w:val="ru-RU"/>
            <w:rPrChange w:id="55" w:author="Meiram Makabaev" w:date="2026-04-19T19:22:00Z" w16du:dateUtc="2026-04-19T14:22:00Z">
              <w:rPr/>
            </w:rPrChange>
          </w:rPr>
          <w:delText xml:space="preserve"> </w:delText>
        </w:r>
        <w:r w:rsidR="00426215" w:rsidDel="00637CAC">
          <w:delText>a</w:delText>
        </w:r>
        <w:r w:rsidR="00426215" w:rsidRPr="00637CAC" w:rsidDel="00637CAC">
          <w:rPr>
            <w:lang w:val="ru-RU"/>
            <w:rPrChange w:id="56" w:author="Meiram Makabaev" w:date="2026-04-19T19:22:00Z" w16du:dateUtc="2026-04-19T14:22:00Z">
              <w:rPr/>
            </w:rPrChange>
          </w:rPr>
          <w:delText xml:space="preserve"> </w:delText>
        </w:r>
        <w:bookmarkEnd w:id="48"/>
        <w:bookmarkEnd w:id="49"/>
        <w:r w:rsidR="00C403FF" w:rsidDel="00637CAC">
          <w:delText>database</w:delText>
        </w:r>
        <w:r w:rsidR="00C403FF" w:rsidRPr="00637CAC" w:rsidDel="00637CAC">
          <w:rPr>
            <w:lang w:val="ru-RU"/>
            <w:rPrChange w:id="57" w:author="Meiram Makabaev" w:date="2026-04-19T19:22:00Z" w16du:dateUtc="2026-04-19T14:22:00Z">
              <w:rPr/>
            </w:rPrChange>
          </w:rPr>
          <w:delText xml:space="preserve">. </w:delText>
        </w:r>
        <w:r w:rsidR="00C403FF" w:rsidDel="00637CAC">
          <w:delText>Project</w:delText>
        </w:r>
        <w:r w:rsidR="00C403FF" w:rsidRPr="00637CAC" w:rsidDel="00637CAC">
          <w:rPr>
            <w:lang w:val="ru-RU"/>
            <w:rPrChange w:id="58" w:author="Meiram Makabaev" w:date="2026-04-19T19:22:00Z" w16du:dateUtc="2026-04-19T14:22:00Z">
              <w:rPr/>
            </w:rPrChange>
          </w:rPr>
          <w:delText xml:space="preserve"> </w:delText>
        </w:r>
        <w:r w:rsidR="00C403FF" w:rsidDel="00637CAC">
          <w:delText>Vision</w:delText>
        </w:r>
        <w:bookmarkEnd w:id="50"/>
      </w:del>
    </w:p>
    <w:p w14:paraId="20C95FFC" w14:textId="77777777" w:rsidR="006F645E" w:rsidRPr="00637CAC" w:rsidRDefault="006F645E" w:rsidP="006F645E">
      <w:pPr>
        <w:pStyle w:val="BodyText"/>
        <w:rPr>
          <w:lang w:val="ru-RU"/>
          <w:rPrChange w:id="59" w:author="Meiram Makabaev" w:date="2026-04-19T19:22:00Z" w16du:dateUtc="2026-04-19T14:22:00Z">
            <w:rPr/>
          </w:rPrChange>
        </w:rPr>
      </w:pPr>
    </w:p>
    <w:p w14:paraId="1B22C6C0" w14:textId="11675BAE" w:rsidR="00426215" w:rsidRDefault="006F645E" w:rsidP="00426215">
      <w:pPr>
        <w:pStyle w:val="Heading1"/>
        <w:ind w:left="431" w:hanging="431"/>
      </w:pPr>
      <w:bookmarkStart w:id="60" w:name="_Toc62212634"/>
      <w:bookmarkStart w:id="61" w:name="_Hlk314571188"/>
      <w:r>
        <w:t>Model description</w:t>
      </w:r>
      <w:bookmarkEnd w:id="60"/>
    </w:p>
    <w:p w14:paraId="65416CD2" w14:textId="77777777" w:rsidR="006F645E" w:rsidRDefault="006F645E" w:rsidP="006F645E">
      <w:pPr>
        <w:pStyle w:val="Heading2"/>
        <w:keepNext w:val="0"/>
        <w:ind w:left="851" w:hanging="851"/>
        <w:rPr>
          <w:ins w:id="62" w:author="Meiram Makabaev" w:date="2026-04-19T19:22:00Z" w16du:dateUtc="2026-04-19T14:22:00Z"/>
          <w:lang w:val="ru-RU"/>
        </w:rPr>
      </w:pPr>
      <w:bookmarkStart w:id="63" w:name="_Toc462595272"/>
      <w:bookmarkStart w:id="64" w:name="_Toc62212635"/>
      <w:r w:rsidRPr="008D63DF">
        <w:t>Definitions &amp; Acronyms</w:t>
      </w:r>
      <w:bookmarkEnd w:id="63"/>
      <w:bookmarkEnd w:id="64"/>
    </w:p>
    <w:p w14:paraId="7E3DD854" w14:textId="77777777" w:rsidR="00637CAC" w:rsidRPr="00637CAC" w:rsidRDefault="00637CAC" w:rsidP="00637CAC">
      <w:pPr>
        <w:pStyle w:val="BodyText"/>
        <w:rPr>
          <w:ins w:id="65" w:author="Meiram Makabaev" w:date="2026-04-19T19:22:00Z" w16du:dateUtc="2026-04-19T14:22:00Z"/>
          <w:rPrChange w:id="66" w:author="Meiram Makabaev" w:date="2026-04-19T19:22:00Z" w16du:dateUtc="2026-04-19T14:22:00Z">
            <w:rPr>
              <w:ins w:id="67" w:author="Meiram Makabaev" w:date="2026-04-19T19:22:00Z" w16du:dateUtc="2026-04-19T14:22:00Z"/>
              <w:lang w:val="ru-RU"/>
            </w:rPr>
          </w:rPrChange>
        </w:rPr>
      </w:pPr>
      <w:ins w:id="68" w:author="Meiram Makabaev" w:date="2026-04-19T19:22:00Z" w16du:dateUtc="2026-04-19T14:22:00Z">
        <w:r w:rsidRPr="00637CAC">
          <w:rPr>
            <w:rPrChange w:id="69" w:author="Meiram Makabaev" w:date="2026-04-19T19:22:00Z" w16du:dateUtc="2026-04-19T14:22:00Z">
              <w:rPr>
                <w:lang w:val="ru-RU"/>
              </w:rPr>
            </w:rPrChange>
          </w:rPr>
          <w:t>1. Climber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7"/>
      </w:tblGrid>
      <w:tr w:rsidR="00637CAC" w:rsidRPr="00E97FD6" w14:paraId="2902DB11" w14:textId="77777777">
        <w:trPr>
          <w:ins w:id="70" w:author="Meiram Makabaev" w:date="2026-04-19T19:22:00Z" w16du:dateUtc="2026-04-19T14:22:00Z"/>
        </w:trPr>
        <w:tc>
          <w:tcPr>
            <w:tcW w:w="9347" w:type="dxa"/>
          </w:tcPr>
          <w:p w14:paraId="7780F34D" w14:textId="77777777" w:rsidR="00637CAC" w:rsidRPr="00E97FD6" w:rsidRDefault="00637CAC" w:rsidP="00E97FD6">
            <w:pPr>
              <w:pStyle w:val="BodyText"/>
              <w:rPr>
                <w:ins w:id="71" w:author="Meiram Makabaev" w:date="2026-04-19T19:22:00Z" w16du:dateUtc="2026-04-19T14:22:00Z"/>
              </w:rPr>
            </w:pPr>
            <w:proofErr w:type="spellStart"/>
            <w:ins w:id="72" w:author="Meiram Makabaev" w:date="2026-04-19T19:22:00Z" w16du:dateUtc="2026-04-19T14:22:00Z">
              <w:r w:rsidRPr="00E97FD6">
                <w:t>climber_id</w:t>
              </w:r>
              <w:proofErr w:type="spellEnd"/>
              <w:r w:rsidRPr="00E97FD6">
                <w:t xml:space="preserve"> (PK)</w:t>
              </w:r>
            </w:ins>
          </w:p>
        </w:tc>
      </w:tr>
      <w:tr w:rsidR="00637CAC" w:rsidRPr="00E97FD6" w14:paraId="6B5D7BA4" w14:textId="77777777">
        <w:trPr>
          <w:ins w:id="73" w:author="Meiram Makabaev" w:date="2026-04-19T19:22:00Z" w16du:dateUtc="2026-04-19T14:22:00Z"/>
        </w:trPr>
        <w:tc>
          <w:tcPr>
            <w:tcW w:w="9347" w:type="dxa"/>
          </w:tcPr>
          <w:p w14:paraId="6D9AEC05" w14:textId="77777777" w:rsidR="00637CAC" w:rsidRPr="00E97FD6" w:rsidRDefault="00637CAC" w:rsidP="00E97FD6">
            <w:pPr>
              <w:pStyle w:val="BodyText"/>
              <w:rPr>
                <w:ins w:id="74" w:author="Meiram Makabaev" w:date="2026-04-19T19:22:00Z" w16du:dateUtc="2026-04-19T14:22:00Z"/>
              </w:rPr>
            </w:pPr>
            <w:proofErr w:type="spellStart"/>
            <w:ins w:id="75" w:author="Meiram Makabaev" w:date="2026-04-19T19:22:00Z" w16du:dateUtc="2026-04-19T14:22:00Z">
              <w:r w:rsidRPr="00E97FD6">
                <w:t>first_name</w:t>
              </w:r>
              <w:proofErr w:type="spellEnd"/>
            </w:ins>
          </w:p>
        </w:tc>
      </w:tr>
      <w:tr w:rsidR="00637CAC" w:rsidRPr="00E97FD6" w14:paraId="202B4C2A" w14:textId="77777777">
        <w:trPr>
          <w:ins w:id="76" w:author="Meiram Makabaev" w:date="2026-04-19T19:22:00Z" w16du:dateUtc="2026-04-19T14:22:00Z"/>
        </w:trPr>
        <w:tc>
          <w:tcPr>
            <w:tcW w:w="9347" w:type="dxa"/>
          </w:tcPr>
          <w:p w14:paraId="7C5D3E48" w14:textId="77777777" w:rsidR="00637CAC" w:rsidRPr="00E97FD6" w:rsidRDefault="00637CAC" w:rsidP="00E97FD6">
            <w:pPr>
              <w:pStyle w:val="BodyText"/>
              <w:rPr>
                <w:ins w:id="77" w:author="Meiram Makabaev" w:date="2026-04-19T19:22:00Z" w16du:dateUtc="2026-04-19T14:22:00Z"/>
              </w:rPr>
            </w:pPr>
            <w:proofErr w:type="spellStart"/>
            <w:ins w:id="78" w:author="Meiram Makabaev" w:date="2026-04-19T19:22:00Z" w16du:dateUtc="2026-04-19T14:22:00Z">
              <w:r w:rsidRPr="00E97FD6">
                <w:t>last_name</w:t>
              </w:r>
              <w:proofErr w:type="spellEnd"/>
            </w:ins>
          </w:p>
        </w:tc>
      </w:tr>
      <w:tr w:rsidR="00637CAC" w:rsidRPr="00E97FD6" w14:paraId="336A471A" w14:textId="77777777">
        <w:trPr>
          <w:ins w:id="79" w:author="Meiram Makabaev" w:date="2026-04-19T19:22:00Z" w16du:dateUtc="2026-04-19T14:22:00Z"/>
        </w:trPr>
        <w:tc>
          <w:tcPr>
            <w:tcW w:w="9347" w:type="dxa"/>
          </w:tcPr>
          <w:p w14:paraId="3815B269" w14:textId="77777777" w:rsidR="00637CAC" w:rsidRPr="00E97FD6" w:rsidRDefault="00637CAC" w:rsidP="00E97FD6">
            <w:pPr>
              <w:pStyle w:val="BodyText"/>
              <w:rPr>
                <w:ins w:id="80" w:author="Meiram Makabaev" w:date="2026-04-19T19:22:00Z" w16du:dateUtc="2026-04-19T14:22:00Z"/>
              </w:rPr>
            </w:pPr>
            <w:ins w:id="81" w:author="Meiram Makabaev" w:date="2026-04-19T19:22:00Z" w16du:dateUtc="2026-04-19T14:22:00Z">
              <w:r w:rsidRPr="00E97FD6">
                <w:t>email</w:t>
              </w:r>
            </w:ins>
          </w:p>
        </w:tc>
      </w:tr>
      <w:tr w:rsidR="00637CAC" w:rsidRPr="00E97FD6" w14:paraId="3AA32159" w14:textId="77777777">
        <w:trPr>
          <w:ins w:id="82" w:author="Meiram Makabaev" w:date="2026-04-19T19:22:00Z" w16du:dateUtc="2026-04-19T14:22:00Z"/>
        </w:trPr>
        <w:tc>
          <w:tcPr>
            <w:tcW w:w="9347" w:type="dxa"/>
          </w:tcPr>
          <w:p w14:paraId="0F368BF0" w14:textId="77777777" w:rsidR="00637CAC" w:rsidRPr="00E97FD6" w:rsidRDefault="00637CAC" w:rsidP="00E97FD6">
            <w:pPr>
              <w:pStyle w:val="BodyText"/>
              <w:rPr>
                <w:ins w:id="83" w:author="Meiram Makabaev" w:date="2026-04-19T19:22:00Z" w16du:dateUtc="2026-04-19T14:22:00Z"/>
              </w:rPr>
            </w:pPr>
            <w:ins w:id="84" w:author="Meiram Makabaev" w:date="2026-04-19T19:22:00Z" w16du:dateUtc="2026-04-19T14:22:00Z">
              <w:r w:rsidRPr="00E97FD6">
                <w:t>phone</w:t>
              </w:r>
            </w:ins>
          </w:p>
        </w:tc>
      </w:tr>
    </w:tbl>
    <w:p w14:paraId="39EB7343" w14:textId="77777777" w:rsidR="00637CAC" w:rsidRPr="00637CAC" w:rsidRDefault="00637CAC" w:rsidP="00637CAC">
      <w:pPr>
        <w:pStyle w:val="BodyText"/>
        <w:rPr>
          <w:ins w:id="85" w:author="Meiram Makabaev" w:date="2026-04-19T19:22:00Z" w16du:dateUtc="2026-04-19T14:22:00Z"/>
          <w:rPrChange w:id="86" w:author="Meiram Makabaev" w:date="2026-04-19T19:22:00Z" w16du:dateUtc="2026-04-19T14:22:00Z">
            <w:rPr>
              <w:ins w:id="87" w:author="Meiram Makabaev" w:date="2026-04-19T19:22:00Z" w16du:dateUtc="2026-04-19T14:22:00Z"/>
              <w:lang w:val="ru-RU"/>
            </w:rPr>
          </w:rPrChange>
        </w:rPr>
      </w:pPr>
      <w:ins w:id="88" w:author="Meiram Makabaev" w:date="2026-04-19T19:22:00Z" w16du:dateUtc="2026-04-19T14:22:00Z">
        <w:r w:rsidRPr="00637CAC">
          <w:rPr>
            <w:rPrChange w:id="89" w:author="Meiram Makabaev" w:date="2026-04-19T19:22:00Z" w16du:dateUtc="2026-04-19T14:22:00Z">
              <w:rPr>
                <w:lang w:val="ru-RU"/>
              </w:rPr>
            </w:rPrChange>
          </w:rPr>
          <w:t>2. Address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7"/>
      </w:tblGrid>
      <w:tr w:rsidR="00637CAC" w:rsidRPr="00A03032" w14:paraId="58016AD6" w14:textId="77777777">
        <w:trPr>
          <w:ins w:id="90" w:author="Meiram Makabaev" w:date="2026-04-19T19:22:00Z" w16du:dateUtc="2026-04-19T14:22:00Z"/>
        </w:trPr>
        <w:tc>
          <w:tcPr>
            <w:tcW w:w="9347" w:type="dxa"/>
          </w:tcPr>
          <w:p w14:paraId="26850444" w14:textId="77777777" w:rsidR="00637CAC" w:rsidRPr="00A03032" w:rsidRDefault="00637CAC" w:rsidP="00A03032">
            <w:pPr>
              <w:pStyle w:val="BodyText"/>
              <w:rPr>
                <w:ins w:id="91" w:author="Meiram Makabaev" w:date="2026-04-19T19:22:00Z" w16du:dateUtc="2026-04-19T14:22:00Z"/>
              </w:rPr>
            </w:pPr>
            <w:proofErr w:type="spellStart"/>
            <w:ins w:id="92" w:author="Meiram Makabaev" w:date="2026-04-19T19:22:00Z" w16du:dateUtc="2026-04-19T14:22:00Z">
              <w:r w:rsidRPr="00A03032">
                <w:t>address_id</w:t>
              </w:r>
              <w:proofErr w:type="spellEnd"/>
              <w:r w:rsidRPr="00A03032">
                <w:t xml:space="preserve"> (PK)</w:t>
              </w:r>
            </w:ins>
          </w:p>
        </w:tc>
      </w:tr>
      <w:tr w:rsidR="00637CAC" w:rsidRPr="00A03032" w14:paraId="5FCBBDC4" w14:textId="77777777">
        <w:trPr>
          <w:ins w:id="93" w:author="Meiram Makabaev" w:date="2026-04-19T19:22:00Z" w16du:dateUtc="2026-04-19T14:22:00Z"/>
        </w:trPr>
        <w:tc>
          <w:tcPr>
            <w:tcW w:w="9347" w:type="dxa"/>
          </w:tcPr>
          <w:p w14:paraId="496C6E2E" w14:textId="77777777" w:rsidR="00637CAC" w:rsidRPr="00A03032" w:rsidRDefault="00637CAC" w:rsidP="00A03032">
            <w:pPr>
              <w:pStyle w:val="BodyText"/>
              <w:rPr>
                <w:ins w:id="94" w:author="Meiram Makabaev" w:date="2026-04-19T19:22:00Z" w16du:dateUtc="2026-04-19T14:22:00Z"/>
              </w:rPr>
            </w:pPr>
            <w:ins w:id="95" w:author="Meiram Makabaev" w:date="2026-04-19T19:22:00Z" w16du:dateUtc="2026-04-19T14:22:00Z">
              <w:r w:rsidRPr="00A03032">
                <w:t>country</w:t>
              </w:r>
            </w:ins>
          </w:p>
        </w:tc>
      </w:tr>
      <w:tr w:rsidR="00637CAC" w:rsidRPr="00A03032" w14:paraId="63194921" w14:textId="77777777">
        <w:trPr>
          <w:ins w:id="96" w:author="Meiram Makabaev" w:date="2026-04-19T19:22:00Z" w16du:dateUtc="2026-04-19T14:22:00Z"/>
        </w:trPr>
        <w:tc>
          <w:tcPr>
            <w:tcW w:w="9347" w:type="dxa"/>
          </w:tcPr>
          <w:p w14:paraId="263BE6FD" w14:textId="77777777" w:rsidR="00637CAC" w:rsidRPr="00A03032" w:rsidRDefault="00637CAC" w:rsidP="00A03032">
            <w:pPr>
              <w:pStyle w:val="BodyText"/>
              <w:rPr>
                <w:ins w:id="97" w:author="Meiram Makabaev" w:date="2026-04-19T19:22:00Z" w16du:dateUtc="2026-04-19T14:22:00Z"/>
              </w:rPr>
            </w:pPr>
            <w:ins w:id="98" w:author="Meiram Makabaev" w:date="2026-04-19T19:22:00Z" w16du:dateUtc="2026-04-19T14:22:00Z">
              <w:r w:rsidRPr="00A03032">
                <w:t>city</w:t>
              </w:r>
            </w:ins>
          </w:p>
        </w:tc>
      </w:tr>
      <w:tr w:rsidR="00637CAC" w:rsidRPr="00A03032" w14:paraId="0AAEEB33" w14:textId="77777777">
        <w:trPr>
          <w:ins w:id="99" w:author="Meiram Makabaev" w:date="2026-04-19T19:22:00Z" w16du:dateUtc="2026-04-19T14:22:00Z"/>
        </w:trPr>
        <w:tc>
          <w:tcPr>
            <w:tcW w:w="9347" w:type="dxa"/>
          </w:tcPr>
          <w:p w14:paraId="5C17734B" w14:textId="77777777" w:rsidR="00637CAC" w:rsidRPr="00A03032" w:rsidRDefault="00637CAC" w:rsidP="00A03032">
            <w:pPr>
              <w:pStyle w:val="BodyText"/>
              <w:rPr>
                <w:ins w:id="100" w:author="Meiram Makabaev" w:date="2026-04-19T19:22:00Z" w16du:dateUtc="2026-04-19T14:22:00Z"/>
              </w:rPr>
            </w:pPr>
            <w:ins w:id="101" w:author="Meiram Makabaev" w:date="2026-04-19T19:22:00Z" w16du:dateUtc="2026-04-19T14:22:00Z">
              <w:r w:rsidRPr="00A03032">
                <w:t>street</w:t>
              </w:r>
            </w:ins>
          </w:p>
        </w:tc>
      </w:tr>
    </w:tbl>
    <w:p w14:paraId="75BCE60A" w14:textId="77777777" w:rsidR="00637CAC" w:rsidRPr="00637CAC" w:rsidRDefault="00637CAC" w:rsidP="00637CAC">
      <w:pPr>
        <w:pStyle w:val="BodyText"/>
        <w:rPr>
          <w:ins w:id="102" w:author="Meiram Makabaev" w:date="2026-04-19T19:22:00Z" w16du:dateUtc="2026-04-19T14:22:00Z"/>
          <w:rPrChange w:id="103" w:author="Meiram Makabaev" w:date="2026-04-19T19:22:00Z" w16du:dateUtc="2026-04-19T14:22:00Z">
            <w:rPr>
              <w:ins w:id="104" w:author="Meiram Makabaev" w:date="2026-04-19T19:22:00Z" w16du:dateUtc="2026-04-19T14:22:00Z"/>
              <w:lang w:val="ru-RU"/>
            </w:rPr>
          </w:rPrChange>
        </w:rPr>
      </w:pPr>
      <w:ins w:id="105" w:author="Meiram Makabaev" w:date="2026-04-19T19:22:00Z" w16du:dateUtc="2026-04-19T14:22:00Z">
        <w:r w:rsidRPr="00637CAC">
          <w:rPr>
            <w:rPrChange w:id="106" w:author="Meiram Makabaev" w:date="2026-04-19T19:22:00Z" w16du:dateUtc="2026-04-19T14:22:00Z">
              <w:rPr>
                <w:lang w:val="ru-RU"/>
              </w:rPr>
            </w:rPrChange>
          </w:rPr>
          <w:t xml:space="preserve">3. </w:t>
        </w:r>
        <w:proofErr w:type="spellStart"/>
        <w:r w:rsidRPr="00637CAC">
          <w:rPr>
            <w:rPrChange w:id="107" w:author="Meiram Makabaev" w:date="2026-04-19T19:22:00Z" w16du:dateUtc="2026-04-19T14:22:00Z">
              <w:rPr>
                <w:lang w:val="ru-RU"/>
              </w:rPr>
            </w:rPrChange>
          </w:rPr>
          <w:t>Climber_Address</w:t>
        </w:r>
        <w:proofErr w:type="spellEnd"/>
        <w:r w:rsidRPr="00637CAC">
          <w:rPr>
            <w:rPrChange w:id="108" w:author="Meiram Makabaev" w:date="2026-04-19T19:22:00Z" w16du:dateUtc="2026-04-19T14:22:00Z">
              <w:rPr>
                <w:lang w:val="ru-RU"/>
              </w:rPr>
            </w:rPrChange>
          </w:rPr>
          <w:t xml:space="preserve"> (</w:t>
        </w:r>
        <w:proofErr w:type="gramStart"/>
        <w:r w:rsidRPr="00637CAC">
          <w:rPr>
            <w:rPrChange w:id="109" w:author="Meiram Makabaev" w:date="2026-04-19T19:22:00Z" w16du:dateUtc="2026-04-19T14:22:00Z">
              <w:rPr>
                <w:lang w:val="ru-RU"/>
              </w:rPr>
            </w:rPrChange>
          </w:rPr>
          <w:t>M:N</w:t>
        </w:r>
        <w:proofErr w:type="gramEnd"/>
        <w:r w:rsidRPr="00637CAC">
          <w:rPr>
            <w:rPrChange w:id="110" w:author="Meiram Makabaev" w:date="2026-04-19T19:22:00Z" w16du:dateUtc="2026-04-19T14:22:00Z">
              <w:rPr>
                <w:lang w:val="ru-RU"/>
              </w:rPr>
            </w:rPrChange>
          </w:rPr>
          <w:t>)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7"/>
      </w:tblGrid>
      <w:tr w:rsidR="00637CAC" w:rsidRPr="001C5DAB" w14:paraId="25777422" w14:textId="77777777">
        <w:trPr>
          <w:ins w:id="111" w:author="Meiram Makabaev" w:date="2026-04-19T19:23:00Z" w16du:dateUtc="2026-04-19T14:23:00Z"/>
        </w:trPr>
        <w:tc>
          <w:tcPr>
            <w:tcW w:w="9347" w:type="dxa"/>
          </w:tcPr>
          <w:p w14:paraId="2063887A" w14:textId="77777777" w:rsidR="00637CAC" w:rsidRPr="001C5DAB" w:rsidRDefault="00637CAC" w:rsidP="001C5DAB">
            <w:pPr>
              <w:pStyle w:val="BodyText"/>
              <w:rPr>
                <w:ins w:id="112" w:author="Meiram Makabaev" w:date="2026-04-19T19:23:00Z" w16du:dateUtc="2026-04-19T14:23:00Z"/>
              </w:rPr>
            </w:pPr>
            <w:proofErr w:type="spellStart"/>
            <w:ins w:id="113" w:author="Meiram Makabaev" w:date="2026-04-19T19:23:00Z" w16du:dateUtc="2026-04-19T14:23:00Z">
              <w:r w:rsidRPr="001C5DAB">
                <w:t>climber_id</w:t>
              </w:r>
              <w:proofErr w:type="spellEnd"/>
              <w:r w:rsidRPr="001C5DAB">
                <w:t xml:space="preserve"> (FK)</w:t>
              </w:r>
            </w:ins>
          </w:p>
        </w:tc>
      </w:tr>
      <w:tr w:rsidR="00637CAC" w:rsidRPr="001C5DAB" w14:paraId="3E69B036" w14:textId="77777777">
        <w:trPr>
          <w:ins w:id="114" w:author="Meiram Makabaev" w:date="2026-04-19T19:23:00Z" w16du:dateUtc="2026-04-19T14:23:00Z"/>
        </w:trPr>
        <w:tc>
          <w:tcPr>
            <w:tcW w:w="9347" w:type="dxa"/>
          </w:tcPr>
          <w:p w14:paraId="72AEFE96" w14:textId="77777777" w:rsidR="00637CAC" w:rsidRPr="001C5DAB" w:rsidRDefault="00637CAC" w:rsidP="001C5DAB">
            <w:pPr>
              <w:pStyle w:val="BodyText"/>
              <w:rPr>
                <w:ins w:id="115" w:author="Meiram Makabaev" w:date="2026-04-19T19:23:00Z" w16du:dateUtc="2026-04-19T14:23:00Z"/>
              </w:rPr>
            </w:pPr>
            <w:proofErr w:type="spellStart"/>
            <w:ins w:id="116" w:author="Meiram Makabaev" w:date="2026-04-19T19:23:00Z" w16du:dateUtc="2026-04-19T14:23:00Z">
              <w:r w:rsidRPr="001C5DAB">
                <w:t>address_id</w:t>
              </w:r>
              <w:proofErr w:type="spellEnd"/>
              <w:r w:rsidRPr="001C5DAB">
                <w:t xml:space="preserve"> (FK)</w:t>
              </w:r>
            </w:ins>
          </w:p>
        </w:tc>
      </w:tr>
    </w:tbl>
    <w:p w14:paraId="65244C4F" w14:textId="77777777" w:rsidR="00637CAC" w:rsidRDefault="00637CAC" w:rsidP="00637CAC">
      <w:pPr>
        <w:pStyle w:val="BodyText"/>
        <w:rPr>
          <w:ins w:id="117" w:author="Meiram Makabaev" w:date="2026-04-19T19:23:00Z" w16du:dateUtc="2026-04-19T14:23:00Z"/>
          <w:lang w:val="ru-RU"/>
        </w:rPr>
      </w:pPr>
    </w:p>
    <w:p w14:paraId="59FBB17D" w14:textId="785EBA76" w:rsidR="00637CAC" w:rsidRPr="00637CAC" w:rsidRDefault="00637CAC" w:rsidP="00637CAC">
      <w:pPr>
        <w:pStyle w:val="BodyText"/>
        <w:rPr>
          <w:ins w:id="118" w:author="Meiram Makabaev" w:date="2026-04-19T19:22:00Z" w16du:dateUtc="2026-04-19T14:22:00Z"/>
          <w:rPrChange w:id="119" w:author="Meiram Makabaev" w:date="2026-04-19T19:22:00Z" w16du:dateUtc="2026-04-19T14:22:00Z">
            <w:rPr>
              <w:ins w:id="120" w:author="Meiram Makabaev" w:date="2026-04-19T19:22:00Z" w16du:dateUtc="2026-04-19T14:22:00Z"/>
              <w:lang w:val="ru-RU"/>
            </w:rPr>
          </w:rPrChange>
        </w:rPr>
      </w:pPr>
      <w:ins w:id="121" w:author="Meiram Makabaev" w:date="2026-04-19T19:22:00Z" w16du:dateUtc="2026-04-19T14:22:00Z">
        <w:r w:rsidRPr="00637CAC">
          <w:rPr>
            <w:rPrChange w:id="122" w:author="Meiram Makabaev" w:date="2026-04-19T19:22:00Z" w16du:dateUtc="2026-04-19T14:22:00Z">
              <w:rPr>
                <w:lang w:val="ru-RU"/>
              </w:rPr>
            </w:rPrChange>
          </w:rPr>
          <w:t>4. Mountain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7"/>
      </w:tblGrid>
      <w:tr w:rsidR="00637CAC" w:rsidRPr="0008597E" w14:paraId="6B6AECD1" w14:textId="77777777">
        <w:trPr>
          <w:ins w:id="123" w:author="Meiram Makabaev" w:date="2026-04-19T19:23:00Z" w16du:dateUtc="2026-04-19T14:23:00Z"/>
        </w:trPr>
        <w:tc>
          <w:tcPr>
            <w:tcW w:w="9347" w:type="dxa"/>
          </w:tcPr>
          <w:p w14:paraId="7277725A" w14:textId="77777777" w:rsidR="00637CAC" w:rsidRPr="0008597E" w:rsidRDefault="00637CAC" w:rsidP="0008597E">
            <w:pPr>
              <w:pStyle w:val="BodyText"/>
              <w:rPr>
                <w:ins w:id="124" w:author="Meiram Makabaev" w:date="2026-04-19T19:23:00Z" w16du:dateUtc="2026-04-19T14:23:00Z"/>
              </w:rPr>
            </w:pPr>
            <w:proofErr w:type="spellStart"/>
            <w:ins w:id="125" w:author="Meiram Makabaev" w:date="2026-04-19T19:23:00Z" w16du:dateUtc="2026-04-19T14:23:00Z">
              <w:r w:rsidRPr="0008597E">
                <w:t>mountain_id</w:t>
              </w:r>
              <w:proofErr w:type="spellEnd"/>
              <w:r w:rsidRPr="0008597E">
                <w:t xml:space="preserve"> (PK)</w:t>
              </w:r>
            </w:ins>
          </w:p>
        </w:tc>
      </w:tr>
      <w:tr w:rsidR="00637CAC" w:rsidRPr="0008597E" w14:paraId="649612A3" w14:textId="77777777">
        <w:trPr>
          <w:ins w:id="126" w:author="Meiram Makabaev" w:date="2026-04-19T19:23:00Z" w16du:dateUtc="2026-04-19T14:23:00Z"/>
        </w:trPr>
        <w:tc>
          <w:tcPr>
            <w:tcW w:w="9347" w:type="dxa"/>
          </w:tcPr>
          <w:p w14:paraId="000BED2A" w14:textId="77777777" w:rsidR="00637CAC" w:rsidRPr="0008597E" w:rsidRDefault="00637CAC" w:rsidP="0008597E">
            <w:pPr>
              <w:pStyle w:val="BodyText"/>
              <w:rPr>
                <w:ins w:id="127" w:author="Meiram Makabaev" w:date="2026-04-19T19:23:00Z" w16du:dateUtc="2026-04-19T14:23:00Z"/>
              </w:rPr>
            </w:pPr>
            <w:ins w:id="128" w:author="Meiram Makabaev" w:date="2026-04-19T19:23:00Z" w16du:dateUtc="2026-04-19T14:23:00Z">
              <w:r w:rsidRPr="0008597E">
                <w:t>name</w:t>
              </w:r>
            </w:ins>
          </w:p>
        </w:tc>
      </w:tr>
      <w:tr w:rsidR="00637CAC" w:rsidRPr="0008597E" w14:paraId="35C2E88E" w14:textId="77777777">
        <w:trPr>
          <w:ins w:id="129" w:author="Meiram Makabaev" w:date="2026-04-19T19:23:00Z" w16du:dateUtc="2026-04-19T14:23:00Z"/>
        </w:trPr>
        <w:tc>
          <w:tcPr>
            <w:tcW w:w="9347" w:type="dxa"/>
          </w:tcPr>
          <w:p w14:paraId="6C55E1C3" w14:textId="77777777" w:rsidR="00637CAC" w:rsidRPr="0008597E" w:rsidRDefault="00637CAC" w:rsidP="0008597E">
            <w:pPr>
              <w:pStyle w:val="BodyText"/>
              <w:rPr>
                <w:ins w:id="130" w:author="Meiram Makabaev" w:date="2026-04-19T19:23:00Z" w16du:dateUtc="2026-04-19T14:23:00Z"/>
              </w:rPr>
            </w:pPr>
            <w:ins w:id="131" w:author="Meiram Makabaev" w:date="2026-04-19T19:23:00Z" w16du:dateUtc="2026-04-19T14:23:00Z">
              <w:r w:rsidRPr="0008597E">
                <w:t>height</w:t>
              </w:r>
            </w:ins>
          </w:p>
        </w:tc>
      </w:tr>
      <w:tr w:rsidR="00637CAC" w:rsidRPr="0008597E" w14:paraId="3B434610" w14:textId="77777777">
        <w:trPr>
          <w:ins w:id="132" w:author="Meiram Makabaev" w:date="2026-04-19T19:23:00Z" w16du:dateUtc="2026-04-19T14:23:00Z"/>
        </w:trPr>
        <w:tc>
          <w:tcPr>
            <w:tcW w:w="9347" w:type="dxa"/>
          </w:tcPr>
          <w:p w14:paraId="11606D06" w14:textId="77777777" w:rsidR="00637CAC" w:rsidRPr="0008597E" w:rsidRDefault="00637CAC" w:rsidP="0008597E">
            <w:pPr>
              <w:pStyle w:val="BodyText"/>
              <w:rPr>
                <w:ins w:id="133" w:author="Meiram Makabaev" w:date="2026-04-19T19:23:00Z" w16du:dateUtc="2026-04-19T14:23:00Z"/>
              </w:rPr>
            </w:pPr>
            <w:proofErr w:type="spellStart"/>
            <w:ins w:id="134" w:author="Meiram Makabaev" w:date="2026-04-19T19:23:00Z" w16du:dateUtc="2026-04-19T14:23:00Z">
              <w:r w:rsidRPr="0008597E">
                <w:t>location_id</w:t>
              </w:r>
              <w:proofErr w:type="spellEnd"/>
              <w:r w:rsidRPr="0008597E">
                <w:t xml:space="preserve"> (FK)</w:t>
              </w:r>
            </w:ins>
          </w:p>
        </w:tc>
      </w:tr>
    </w:tbl>
    <w:p w14:paraId="365CBDF5" w14:textId="77777777" w:rsidR="00637CAC" w:rsidRPr="00637CAC" w:rsidRDefault="00637CAC" w:rsidP="00637CAC">
      <w:pPr>
        <w:pStyle w:val="BodyText"/>
        <w:rPr>
          <w:ins w:id="135" w:author="Meiram Makabaev" w:date="2026-04-19T19:22:00Z" w16du:dateUtc="2026-04-19T14:22:00Z"/>
          <w:rPrChange w:id="136" w:author="Meiram Makabaev" w:date="2026-04-19T19:22:00Z" w16du:dateUtc="2026-04-19T14:22:00Z">
            <w:rPr>
              <w:ins w:id="137" w:author="Meiram Makabaev" w:date="2026-04-19T19:22:00Z" w16du:dateUtc="2026-04-19T14:22:00Z"/>
              <w:lang w:val="ru-RU"/>
            </w:rPr>
          </w:rPrChange>
        </w:rPr>
      </w:pPr>
      <w:ins w:id="138" w:author="Meiram Makabaev" w:date="2026-04-19T19:22:00Z" w16du:dateUtc="2026-04-19T14:22:00Z">
        <w:r w:rsidRPr="00637CAC">
          <w:rPr>
            <w:rPrChange w:id="139" w:author="Meiram Makabaev" w:date="2026-04-19T19:22:00Z" w16du:dateUtc="2026-04-19T14:22:00Z">
              <w:rPr>
                <w:lang w:val="ru-RU"/>
              </w:rPr>
            </w:rPrChange>
          </w:rPr>
          <w:t>5. Location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7"/>
      </w:tblGrid>
      <w:tr w:rsidR="00637CAC" w:rsidRPr="00512617" w14:paraId="5777D7CE" w14:textId="77777777">
        <w:trPr>
          <w:ins w:id="140" w:author="Meiram Makabaev" w:date="2026-04-19T19:23:00Z" w16du:dateUtc="2026-04-19T14:23:00Z"/>
        </w:trPr>
        <w:tc>
          <w:tcPr>
            <w:tcW w:w="9347" w:type="dxa"/>
          </w:tcPr>
          <w:p w14:paraId="7A8B9248" w14:textId="77777777" w:rsidR="00637CAC" w:rsidRPr="00512617" w:rsidRDefault="00637CAC" w:rsidP="00512617">
            <w:pPr>
              <w:pStyle w:val="BodyText"/>
              <w:rPr>
                <w:ins w:id="141" w:author="Meiram Makabaev" w:date="2026-04-19T19:23:00Z" w16du:dateUtc="2026-04-19T14:23:00Z"/>
              </w:rPr>
            </w:pPr>
            <w:proofErr w:type="spellStart"/>
            <w:ins w:id="142" w:author="Meiram Makabaev" w:date="2026-04-19T19:23:00Z" w16du:dateUtc="2026-04-19T14:23:00Z">
              <w:r w:rsidRPr="00512617">
                <w:t>location_id</w:t>
              </w:r>
              <w:proofErr w:type="spellEnd"/>
              <w:r w:rsidRPr="00512617">
                <w:t xml:space="preserve"> (PK)</w:t>
              </w:r>
            </w:ins>
          </w:p>
        </w:tc>
      </w:tr>
      <w:tr w:rsidR="00637CAC" w:rsidRPr="00512617" w14:paraId="08001BF4" w14:textId="77777777">
        <w:trPr>
          <w:ins w:id="143" w:author="Meiram Makabaev" w:date="2026-04-19T19:23:00Z" w16du:dateUtc="2026-04-19T14:23:00Z"/>
        </w:trPr>
        <w:tc>
          <w:tcPr>
            <w:tcW w:w="9347" w:type="dxa"/>
          </w:tcPr>
          <w:p w14:paraId="2B9ED939" w14:textId="77777777" w:rsidR="00637CAC" w:rsidRPr="00512617" w:rsidRDefault="00637CAC" w:rsidP="00512617">
            <w:pPr>
              <w:pStyle w:val="BodyText"/>
              <w:rPr>
                <w:ins w:id="144" w:author="Meiram Makabaev" w:date="2026-04-19T19:23:00Z" w16du:dateUtc="2026-04-19T14:23:00Z"/>
                <w:lang w:val="ru-RU"/>
              </w:rPr>
            </w:pPr>
            <w:proofErr w:type="spellStart"/>
            <w:ins w:id="145" w:author="Meiram Makabaev" w:date="2026-04-19T19:23:00Z" w16du:dateUtc="2026-04-19T14:23:00Z">
              <w:r w:rsidRPr="00512617">
                <w:rPr>
                  <w:lang w:val="ru-RU"/>
                </w:rPr>
                <w:t>country</w:t>
              </w:r>
              <w:proofErr w:type="spellEnd"/>
            </w:ins>
          </w:p>
        </w:tc>
      </w:tr>
      <w:tr w:rsidR="00637CAC" w:rsidRPr="00512617" w14:paraId="4D4CB4FC" w14:textId="77777777">
        <w:trPr>
          <w:ins w:id="146" w:author="Meiram Makabaev" w:date="2026-04-19T19:23:00Z" w16du:dateUtc="2026-04-19T14:23:00Z"/>
        </w:trPr>
        <w:tc>
          <w:tcPr>
            <w:tcW w:w="9347" w:type="dxa"/>
          </w:tcPr>
          <w:p w14:paraId="073D149E" w14:textId="77777777" w:rsidR="00637CAC" w:rsidRPr="00512617" w:rsidRDefault="00637CAC" w:rsidP="00512617">
            <w:pPr>
              <w:pStyle w:val="BodyText"/>
              <w:rPr>
                <w:ins w:id="147" w:author="Meiram Makabaev" w:date="2026-04-19T19:23:00Z" w16du:dateUtc="2026-04-19T14:23:00Z"/>
                <w:lang w:val="ru-RU"/>
              </w:rPr>
            </w:pPr>
            <w:proofErr w:type="spellStart"/>
            <w:ins w:id="148" w:author="Meiram Makabaev" w:date="2026-04-19T19:23:00Z" w16du:dateUtc="2026-04-19T14:23:00Z">
              <w:r w:rsidRPr="00512617">
                <w:rPr>
                  <w:lang w:val="ru-RU"/>
                </w:rPr>
                <w:t>region</w:t>
              </w:r>
              <w:proofErr w:type="spellEnd"/>
            </w:ins>
          </w:p>
        </w:tc>
      </w:tr>
    </w:tbl>
    <w:p w14:paraId="46099209" w14:textId="77777777" w:rsidR="00637CAC" w:rsidRDefault="00637CAC" w:rsidP="00637CAC">
      <w:pPr>
        <w:pStyle w:val="BodyText"/>
        <w:rPr>
          <w:ins w:id="149" w:author="Meiram Makabaev" w:date="2026-04-19T19:23:00Z" w16du:dateUtc="2026-04-19T14:23:00Z"/>
          <w:lang w:val="ru-RU"/>
        </w:rPr>
      </w:pPr>
    </w:p>
    <w:p w14:paraId="3F6FA64B" w14:textId="77777777" w:rsidR="00637CAC" w:rsidRDefault="00637CAC" w:rsidP="00637CAC">
      <w:pPr>
        <w:pStyle w:val="BodyText"/>
        <w:rPr>
          <w:ins w:id="150" w:author="Meiram Makabaev" w:date="2026-04-19T19:23:00Z" w16du:dateUtc="2026-04-19T14:23:00Z"/>
          <w:lang w:val="ru-RU"/>
        </w:rPr>
      </w:pPr>
    </w:p>
    <w:p w14:paraId="6C302D4E" w14:textId="77777777" w:rsidR="00637CAC" w:rsidRPr="00637CAC" w:rsidRDefault="00637CAC" w:rsidP="00637CAC">
      <w:pPr>
        <w:pStyle w:val="BodyText"/>
        <w:rPr>
          <w:ins w:id="151" w:author="Meiram Makabaev" w:date="2026-04-19T19:22:00Z" w16du:dateUtc="2026-04-19T14:22:00Z"/>
          <w:lang w:val="ru-RU"/>
        </w:rPr>
      </w:pPr>
    </w:p>
    <w:p w14:paraId="78344F9D" w14:textId="77777777" w:rsidR="00637CAC" w:rsidRPr="00637CAC" w:rsidRDefault="00637CAC" w:rsidP="00637CAC">
      <w:pPr>
        <w:pStyle w:val="BodyText"/>
        <w:rPr>
          <w:ins w:id="152" w:author="Meiram Makabaev" w:date="2026-04-19T19:22:00Z" w16du:dateUtc="2026-04-19T14:22:00Z"/>
          <w:rPrChange w:id="153" w:author="Meiram Makabaev" w:date="2026-04-19T19:22:00Z" w16du:dateUtc="2026-04-19T14:22:00Z">
            <w:rPr>
              <w:ins w:id="154" w:author="Meiram Makabaev" w:date="2026-04-19T19:22:00Z" w16du:dateUtc="2026-04-19T14:22:00Z"/>
              <w:lang w:val="ru-RU"/>
            </w:rPr>
          </w:rPrChange>
        </w:rPr>
      </w:pPr>
      <w:ins w:id="155" w:author="Meiram Makabaev" w:date="2026-04-19T19:22:00Z" w16du:dateUtc="2026-04-19T14:22:00Z">
        <w:r w:rsidRPr="00637CAC">
          <w:rPr>
            <w:rPrChange w:id="156" w:author="Meiram Makabaev" w:date="2026-04-19T19:22:00Z" w16du:dateUtc="2026-04-19T14:22:00Z">
              <w:rPr>
                <w:lang w:val="ru-RU"/>
              </w:rPr>
            </w:rPrChange>
          </w:rPr>
          <w:lastRenderedPageBreak/>
          <w:t>6. Climb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7"/>
      </w:tblGrid>
      <w:tr w:rsidR="00637CAC" w:rsidRPr="00274E9A" w14:paraId="3FAFFF57" w14:textId="77777777">
        <w:trPr>
          <w:ins w:id="157" w:author="Meiram Makabaev" w:date="2026-04-19T19:23:00Z" w16du:dateUtc="2026-04-19T14:23:00Z"/>
        </w:trPr>
        <w:tc>
          <w:tcPr>
            <w:tcW w:w="9347" w:type="dxa"/>
          </w:tcPr>
          <w:p w14:paraId="329CAD45" w14:textId="77777777" w:rsidR="00637CAC" w:rsidRPr="00274E9A" w:rsidRDefault="00637CAC" w:rsidP="00274E9A">
            <w:pPr>
              <w:pStyle w:val="BodyText"/>
              <w:rPr>
                <w:ins w:id="158" w:author="Meiram Makabaev" w:date="2026-04-19T19:23:00Z" w16du:dateUtc="2026-04-19T14:23:00Z"/>
              </w:rPr>
            </w:pPr>
            <w:proofErr w:type="spellStart"/>
            <w:ins w:id="159" w:author="Meiram Makabaev" w:date="2026-04-19T19:23:00Z" w16du:dateUtc="2026-04-19T14:23:00Z">
              <w:r w:rsidRPr="00274E9A">
                <w:t>climb_id</w:t>
              </w:r>
              <w:proofErr w:type="spellEnd"/>
              <w:r w:rsidRPr="00274E9A">
                <w:t xml:space="preserve"> (PK)</w:t>
              </w:r>
            </w:ins>
          </w:p>
        </w:tc>
      </w:tr>
      <w:tr w:rsidR="00637CAC" w:rsidRPr="00274E9A" w14:paraId="7DAC4971" w14:textId="77777777">
        <w:trPr>
          <w:ins w:id="160" w:author="Meiram Makabaev" w:date="2026-04-19T19:23:00Z" w16du:dateUtc="2026-04-19T14:23:00Z"/>
        </w:trPr>
        <w:tc>
          <w:tcPr>
            <w:tcW w:w="9347" w:type="dxa"/>
          </w:tcPr>
          <w:p w14:paraId="5DE38D30" w14:textId="77777777" w:rsidR="00637CAC" w:rsidRPr="00274E9A" w:rsidRDefault="00637CAC" w:rsidP="00274E9A">
            <w:pPr>
              <w:pStyle w:val="BodyText"/>
              <w:rPr>
                <w:ins w:id="161" w:author="Meiram Makabaev" w:date="2026-04-19T19:23:00Z" w16du:dateUtc="2026-04-19T14:23:00Z"/>
              </w:rPr>
            </w:pPr>
            <w:proofErr w:type="spellStart"/>
            <w:ins w:id="162" w:author="Meiram Makabaev" w:date="2026-04-19T19:23:00Z" w16du:dateUtc="2026-04-19T14:23:00Z">
              <w:r w:rsidRPr="00274E9A">
                <w:t>mountain_id</w:t>
              </w:r>
              <w:proofErr w:type="spellEnd"/>
              <w:r w:rsidRPr="00274E9A">
                <w:t xml:space="preserve"> (FK)</w:t>
              </w:r>
            </w:ins>
          </w:p>
        </w:tc>
      </w:tr>
      <w:tr w:rsidR="00637CAC" w:rsidRPr="00274E9A" w14:paraId="3D721E27" w14:textId="77777777">
        <w:trPr>
          <w:ins w:id="163" w:author="Meiram Makabaev" w:date="2026-04-19T19:23:00Z" w16du:dateUtc="2026-04-19T14:23:00Z"/>
        </w:trPr>
        <w:tc>
          <w:tcPr>
            <w:tcW w:w="9347" w:type="dxa"/>
          </w:tcPr>
          <w:p w14:paraId="558A808A" w14:textId="77777777" w:rsidR="00637CAC" w:rsidRPr="00274E9A" w:rsidRDefault="00637CAC" w:rsidP="00274E9A">
            <w:pPr>
              <w:pStyle w:val="BodyText"/>
              <w:rPr>
                <w:ins w:id="164" w:author="Meiram Makabaev" w:date="2026-04-19T19:23:00Z" w16du:dateUtc="2026-04-19T14:23:00Z"/>
              </w:rPr>
            </w:pPr>
            <w:proofErr w:type="spellStart"/>
            <w:ins w:id="165" w:author="Meiram Makabaev" w:date="2026-04-19T19:23:00Z" w16du:dateUtc="2026-04-19T14:23:00Z">
              <w:r w:rsidRPr="00274E9A">
                <w:t>start_date</w:t>
              </w:r>
              <w:proofErr w:type="spellEnd"/>
            </w:ins>
          </w:p>
        </w:tc>
      </w:tr>
      <w:tr w:rsidR="00637CAC" w:rsidRPr="00274E9A" w14:paraId="15711404" w14:textId="77777777">
        <w:trPr>
          <w:ins w:id="166" w:author="Meiram Makabaev" w:date="2026-04-19T19:23:00Z" w16du:dateUtc="2026-04-19T14:23:00Z"/>
        </w:trPr>
        <w:tc>
          <w:tcPr>
            <w:tcW w:w="9347" w:type="dxa"/>
          </w:tcPr>
          <w:p w14:paraId="5DFB86D9" w14:textId="77777777" w:rsidR="00637CAC" w:rsidRPr="00274E9A" w:rsidRDefault="00637CAC" w:rsidP="00274E9A">
            <w:pPr>
              <w:pStyle w:val="BodyText"/>
              <w:rPr>
                <w:ins w:id="167" w:author="Meiram Makabaev" w:date="2026-04-19T19:23:00Z" w16du:dateUtc="2026-04-19T14:23:00Z"/>
              </w:rPr>
            </w:pPr>
            <w:proofErr w:type="spellStart"/>
            <w:ins w:id="168" w:author="Meiram Makabaev" w:date="2026-04-19T19:23:00Z" w16du:dateUtc="2026-04-19T14:23:00Z">
              <w:r w:rsidRPr="00274E9A">
                <w:t>end_date</w:t>
              </w:r>
              <w:proofErr w:type="spellEnd"/>
            </w:ins>
          </w:p>
        </w:tc>
      </w:tr>
      <w:tr w:rsidR="00637CAC" w:rsidRPr="00274E9A" w14:paraId="293B0535" w14:textId="77777777">
        <w:trPr>
          <w:ins w:id="169" w:author="Meiram Makabaev" w:date="2026-04-19T19:23:00Z" w16du:dateUtc="2026-04-19T14:23:00Z"/>
        </w:trPr>
        <w:tc>
          <w:tcPr>
            <w:tcW w:w="9347" w:type="dxa"/>
          </w:tcPr>
          <w:p w14:paraId="2E19A77C" w14:textId="77777777" w:rsidR="00637CAC" w:rsidRPr="00274E9A" w:rsidRDefault="00637CAC" w:rsidP="00274E9A">
            <w:pPr>
              <w:pStyle w:val="BodyText"/>
              <w:rPr>
                <w:ins w:id="170" w:author="Meiram Makabaev" w:date="2026-04-19T19:23:00Z" w16du:dateUtc="2026-04-19T14:23:00Z"/>
              </w:rPr>
            </w:pPr>
            <w:ins w:id="171" w:author="Meiram Makabaev" w:date="2026-04-19T19:23:00Z" w16du:dateUtc="2026-04-19T14:23:00Z">
              <w:r w:rsidRPr="00274E9A">
                <w:t>description</w:t>
              </w:r>
            </w:ins>
          </w:p>
        </w:tc>
      </w:tr>
    </w:tbl>
    <w:p w14:paraId="31C5FDA7" w14:textId="77777777" w:rsidR="00637CAC" w:rsidRPr="00637CAC" w:rsidRDefault="00637CAC" w:rsidP="00637CAC">
      <w:pPr>
        <w:pStyle w:val="BodyText"/>
        <w:rPr>
          <w:ins w:id="172" w:author="Meiram Makabaev" w:date="2026-04-19T19:22:00Z" w16du:dateUtc="2026-04-19T14:22:00Z"/>
          <w:rPrChange w:id="173" w:author="Meiram Makabaev" w:date="2026-04-19T19:22:00Z" w16du:dateUtc="2026-04-19T14:22:00Z">
            <w:rPr>
              <w:ins w:id="174" w:author="Meiram Makabaev" w:date="2026-04-19T19:22:00Z" w16du:dateUtc="2026-04-19T14:22:00Z"/>
              <w:lang w:val="ru-RU"/>
            </w:rPr>
          </w:rPrChange>
        </w:rPr>
      </w:pPr>
      <w:ins w:id="175" w:author="Meiram Makabaev" w:date="2026-04-19T19:22:00Z" w16du:dateUtc="2026-04-19T14:22:00Z">
        <w:r w:rsidRPr="00637CAC">
          <w:rPr>
            <w:rPrChange w:id="176" w:author="Meiram Makabaev" w:date="2026-04-19T19:22:00Z" w16du:dateUtc="2026-04-19T14:22:00Z">
              <w:rPr>
                <w:lang w:val="ru-RU"/>
              </w:rPr>
            </w:rPrChange>
          </w:rPr>
          <w:t xml:space="preserve">7. </w:t>
        </w:r>
        <w:proofErr w:type="spellStart"/>
        <w:r w:rsidRPr="00637CAC">
          <w:rPr>
            <w:rPrChange w:id="177" w:author="Meiram Makabaev" w:date="2026-04-19T19:22:00Z" w16du:dateUtc="2026-04-19T14:22:00Z">
              <w:rPr>
                <w:lang w:val="ru-RU"/>
              </w:rPr>
            </w:rPrChange>
          </w:rPr>
          <w:t>Climb_Participant</w:t>
        </w:r>
        <w:proofErr w:type="spellEnd"/>
        <w:r w:rsidRPr="00637CAC">
          <w:rPr>
            <w:rPrChange w:id="178" w:author="Meiram Makabaev" w:date="2026-04-19T19:22:00Z" w16du:dateUtc="2026-04-19T14:22:00Z">
              <w:rPr>
                <w:lang w:val="ru-RU"/>
              </w:rPr>
            </w:rPrChange>
          </w:rPr>
          <w:t xml:space="preserve"> (</w:t>
        </w:r>
        <w:proofErr w:type="gramStart"/>
        <w:r w:rsidRPr="00637CAC">
          <w:rPr>
            <w:rPrChange w:id="179" w:author="Meiram Makabaev" w:date="2026-04-19T19:22:00Z" w16du:dateUtc="2026-04-19T14:22:00Z">
              <w:rPr>
                <w:lang w:val="ru-RU"/>
              </w:rPr>
            </w:rPrChange>
          </w:rPr>
          <w:t>M:N</w:t>
        </w:r>
        <w:proofErr w:type="gramEnd"/>
        <w:r w:rsidRPr="00637CAC">
          <w:rPr>
            <w:rPrChange w:id="180" w:author="Meiram Makabaev" w:date="2026-04-19T19:22:00Z" w16du:dateUtc="2026-04-19T14:22:00Z">
              <w:rPr>
                <w:lang w:val="ru-RU"/>
              </w:rPr>
            </w:rPrChange>
          </w:rPr>
          <w:t>)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7"/>
      </w:tblGrid>
      <w:tr w:rsidR="00637CAC" w:rsidRPr="00F06A19" w14:paraId="4AE91F32" w14:textId="77777777">
        <w:trPr>
          <w:ins w:id="181" w:author="Meiram Makabaev" w:date="2026-04-19T19:23:00Z" w16du:dateUtc="2026-04-19T14:23:00Z"/>
        </w:trPr>
        <w:tc>
          <w:tcPr>
            <w:tcW w:w="9347" w:type="dxa"/>
          </w:tcPr>
          <w:p w14:paraId="19D99300" w14:textId="77777777" w:rsidR="00637CAC" w:rsidRPr="00F06A19" w:rsidRDefault="00637CAC" w:rsidP="00F06A19">
            <w:pPr>
              <w:pStyle w:val="BodyText"/>
              <w:rPr>
                <w:ins w:id="182" w:author="Meiram Makabaev" w:date="2026-04-19T19:23:00Z" w16du:dateUtc="2026-04-19T14:23:00Z"/>
              </w:rPr>
            </w:pPr>
            <w:proofErr w:type="spellStart"/>
            <w:ins w:id="183" w:author="Meiram Makabaev" w:date="2026-04-19T19:23:00Z" w16du:dateUtc="2026-04-19T14:23:00Z">
              <w:r w:rsidRPr="00F06A19">
                <w:t>climb_id</w:t>
              </w:r>
              <w:proofErr w:type="spellEnd"/>
              <w:r w:rsidRPr="00F06A19">
                <w:t xml:space="preserve"> (FK)</w:t>
              </w:r>
            </w:ins>
          </w:p>
        </w:tc>
      </w:tr>
      <w:tr w:rsidR="00637CAC" w:rsidRPr="00F06A19" w14:paraId="05C077C7" w14:textId="77777777">
        <w:trPr>
          <w:ins w:id="184" w:author="Meiram Makabaev" w:date="2026-04-19T19:23:00Z" w16du:dateUtc="2026-04-19T14:23:00Z"/>
        </w:trPr>
        <w:tc>
          <w:tcPr>
            <w:tcW w:w="9347" w:type="dxa"/>
          </w:tcPr>
          <w:p w14:paraId="6C5EA3D8" w14:textId="77777777" w:rsidR="00637CAC" w:rsidRPr="00F06A19" w:rsidRDefault="00637CAC" w:rsidP="00F06A19">
            <w:pPr>
              <w:pStyle w:val="BodyText"/>
              <w:rPr>
                <w:ins w:id="185" w:author="Meiram Makabaev" w:date="2026-04-19T19:23:00Z" w16du:dateUtc="2026-04-19T14:23:00Z"/>
              </w:rPr>
            </w:pPr>
            <w:proofErr w:type="spellStart"/>
            <w:ins w:id="186" w:author="Meiram Makabaev" w:date="2026-04-19T19:23:00Z" w16du:dateUtc="2026-04-19T14:23:00Z">
              <w:r w:rsidRPr="00F06A19">
                <w:t>climber_id</w:t>
              </w:r>
              <w:proofErr w:type="spellEnd"/>
              <w:r w:rsidRPr="00F06A19">
                <w:t xml:space="preserve"> (FK)</w:t>
              </w:r>
            </w:ins>
          </w:p>
        </w:tc>
      </w:tr>
      <w:tr w:rsidR="00637CAC" w:rsidRPr="00F06A19" w14:paraId="301F028C" w14:textId="77777777">
        <w:trPr>
          <w:ins w:id="187" w:author="Meiram Makabaev" w:date="2026-04-19T19:23:00Z" w16du:dateUtc="2026-04-19T14:23:00Z"/>
        </w:trPr>
        <w:tc>
          <w:tcPr>
            <w:tcW w:w="9347" w:type="dxa"/>
          </w:tcPr>
          <w:p w14:paraId="43BFCCC2" w14:textId="77777777" w:rsidR="00637CAC" w:rsidRPr="00F06A19" w:rsidRDefault="00637CAC" w:rsidP="00F06A19">
            <w:pPr>
              <w:pStyle w:val="BodyText"/>
              <w:rPr>
                <w:ins w:id="188" w:author="Meiram Makabaev" w:date="2026-04-19T19:23:00Z" w16du:dateUtc="2026-04-19T14:23:00Z"/>
                <w:lang w:val="ru-RU"/>
              </w:rPr>
            </w:pPr>
            <w:proofErr w:type="spellStart"/>
            <w:ins w:id="189" w:author="Meiram Makabaev" w:date="2026-04-19T19:23:00Z" w16du:dateUtc="2026-04-19T14:23:00Z">
              <w:r w:rsidRPr="00F06A19">
                <w:rPr>
                  <w:lang w:val="ru-RU"/>
                </w:rPr>
                <w:t>role_id</w:t>
              </w:r>
              <w:proofErr w:type="spellEnd"/>
              <w:r w:rsidRPr="00F06A19">
                <w:rPr>
                  <w:lang w:val="ru-RU"/>
                </w:rPr>
                <w:t xml:space="preserve"> (FK)</w:t>
              </w:r>
            </w:ins>
          </w:p>
        </w:tc>
      </w:tr>
    </w:tbl>
    <w:p w14:paraId="25C6CA14" w14:textId="77777777" w:rsidR="00637CAC" w:rsidRPr="00637CAC" w:rsidRDefault="00637CAC" w:rsidP="00637CAC">
      <w:pPr>
        <w:pStyle w:val="BodyText"/>
        <w:rPr>
          <w:ins w:id="190" w:author="Meiram Makabaev" w:date="2026-04-19T19:22:00Z" w16du:dateUtc="2026-04-19T14:22:00Z"/>
          <w:rPrChange w:id="191" w:author="Meiram Makabaev" w:date="2026-04-19T19:22:00Z" w16du:dateUtc="2026-04-19T14:22:00Z">
            <w:rPr>
              <w:ins w:id="192" w:author="Meiram Makabaev" w:date="2026-04-19T19:22:00Z" w16du:dateUtc="2026-04-19T14:22:00Z"/>
              <w:lang w:val="ru-RU"/>
            </w:rPr>
          </w:rPrChange>
        </w:rPr>
      </w:pPr>
      <w:ins w:id="193" w:author="Meiram Makabaev" w:date="2026-04-19T19:22:00Z" w16du:dateUtc="2026-04-19T14:22:00Z">
        <w:r w:rsidRPr="00637CAC">
          <w:rPr>
            <w:rPrChange w:id="194" w:author="Meiram Makabaev" w:date="2026-04-19T19:22:00Z" w16du:dateUtc="2026-04-19T14:22:00Z">
              <w:rPr>
                <w:lang w:val="ru-RU"/>
              </w:rPr>
            </w:rPrChange>
          </w:rPr>
          <w:t>8. Role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7"/>
      </w:tblGrid>
      <w:tr w:rsidR="00637CAC" w:rsidRPr="005C3E7B" w14:paraId="2419AC73" w14:textId="77777777">
        <w:trPr>
          <w:ins w:id="195" w:author="Meiram Makabaev" w:date="2026-04-19T19:23:00Z" w16du:dateUtc="2026-04-19T14:23:00Z"/>
        </w:trPr>
        <w:tc>
          <w:tcPr>
            <w:tcW w:w="9347" w:type="dxa"/>
          </w:tcPr>
          <w:p w14:paraId="42C8956F" w14:textId="77777777" w:rsidR="00637CAC" w:rsidRPr="005C3E7B" w:rsidRDefault="00637CAC" w:rsidP="005C3E7B">
            <w:pPr>
              <w:pStyle w:val="BodyText"/>
              <w:rPr>
                <w:ins w:id="196" w:author="Meiram Makabaev" w:date="2026-04-19T19:23:00Z" w16du:dateUtc="2026-04-19T14:23:00Z"/>
              </w:rPr>
            </w:pPr>
            <w:proofErr w:type="spellStart"/>
            <w:ins w:id="197" w:author="Meiram Makabaev" w:date="2026-04-19T19:23:00Z" w16du:dateUtc="2026-04-19T14:23:00Z">
              <w:r w:rsidRPr="005C3E7B">
                <w:t>role_id</w:t>
              </w:r>
              <w:proofErr w:type="spellEnd"/>
              <w:r w:rsidRPr="005C3E7B">
                <w:t xml:space="preserve"> (PK)</w:t>
              </w:r>
            </w:ins>
          </w:p>
        </w:tc>
      </w:tr>
      <w:tr w:rsidR="00637CAC" w:rsidRPr="005C3E7B" w14:paraId="0B6B568D" w14:textId="77777777">
        <w:trPr>
          <w:ins w:id="198" w:author="Meiram Makabaev" w:date="2026-04-19T19:23:00Z" w16du:dateUtc="2026-04-19T14:23:00Z"/>
        </w:trPr>
        <w:tc>
          <w:tcPr>
            <w:tcW w:w="9347" w:type="dxa"/>
          </w:tcPr>
          <w:p w14:paraId="07F98B8D" w14:textId="77777777" w:rsidR="00637CAC" w:rsidRPr="005C3E7B" w:rsidRDefault="00637CAC" w:rsidP="005C3E7B">
            <w:pPr>
              <w:pStyle w:val="BodyText"/>
              <w:rPr>
                <w:ins w:id="199" w:author="Meiram Makabaev" w:date="2026-04-19T19:23:00Z" w16du:dateUtc="2026-04-19T14:23:00Z"/>
              </w:rPr>
            </w:pPr>
            <w:proofErr w:type="spellStart"/>
            <w:ins w:id="200" w:author="Meiram Makabaev" w:date="2026-04-19T19:23:00Z" w16du:dateUtc="2026-04-19T14:23:00Z">
              <w:r w:rsidRPr="005C3E7B">
                <w:t>role_name</w:t>
              </w:r>
              <w:proofErr w:type="spellEnd"/>
              <w:r w:rsidRPr="005C3E7B">
                <w:t xml:space="preserve"> (leader, guide, participant)</w:t>
              </w:r>
            </w:ins>
          </w:p>
        </w:tc>
      </w:tr>
    </w:tbl>
    <w:p w14:paraId="63B50A8B" w14:textId="77777777" w:rsidR="00637CAC" w:rsidRPr="00637CAC" w:rsidRDefault="00637CAC" w:rsidP="00637CAC">
      <w:pPr>
        <w:pStyle w:val="BodyText"/>
        <w:rPr>
          <w:ins w:id="201" w:author="Meiram Makabaev" w:date="2026-04-19T19:22:00Z" w16du:dateUtc="2026-04-19T14:22:00Z"/>
          <w:rPrChange w:id="202" w:author="Meiram Makabaev" w:date="2026-04-19T19:22:00Z" w16du:dateUtc="2026-04-19T14:22:00Z">
            <w:rPr>
              <w:ins w:id="203" w:author="Meiram Makabaev" w:date="2026-04-19T19:22:00Z" w16du:dateUtc="2026-04-19T14:22:00Z"/>
              <w:lang w:val="ru-RU"/>
            </w:rPr>
          </w:rPrChange>
        </w:rPr>
      </w:pPr>
      <w:ins w:id="204" w:author="Meiram Makabaev" w:date="2026-04-19T19:22:00Z" w16du:dateUtc="2026-04-19T14:22:00Z">
        <w:r w:rsidRPr="00637CAC">
          <w:rPr>
            <w:rPrChange w:id="205" w:author="Meiram Makabaev" w:date="2026-04-19T19:22:00Z" w16du:dateUtc="2026-04-19T14:22:00Z">
              <w:rPr>
                <w:lang w:val="ru-RU"/>
              </w:rPr>
            </w:rPrChange>
          </w:rPr>
          <w:t>9. Equipment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7"/>
      </w:tblGrid>
      <w:tr w:rsidR="00637CAC" w:rsidRPr="00984A5E" w14:paraId="09F9C33E" w14:textId="77777777">
        <w:trPr>
          <w:ins w:id="206" w:author="Meiram Makabaev" w:date="2026-04-19T19:24:00Z" w16du:dateUtc="2026-04-19T14:24:00Z"/>
        </w:trPr>
        <w:tc>
          <w:tcPr>
            <w:tcW w:w="9347" w:type="dxa"/>
          </w:tcPr>
          <w:p w14:paraId="43F4309D" w14:textId="77777777" w:rsidR="00637CAC" w:rsidRPr="00984A5E" w:rsidRDefault="00637CAC" w:rsidP="00984A5E">
            <w:pPr>
              <w:pStyle w:val="BodyText"/>
              <w:rPr>
                <w:ins w:id="207" w:author="Meiram Makabaev" w:date="2026-04-19T19:24:00Z" w16du:dateUtc="2026-04-19T14:24:00Z"/>
              </w:rPr>
            </w:pPr>
            <w:proofErr w:type="spellStart"/>
            <w:ins w:id="208" w:author="Meiram Makabaev" w:date="2026-04-19T19:24:00Z" w16du:dateUtc="2026-04-19T14:24:00Z">
              <w:r w:rsidRPr="00984A5E">
                <w:t>equipment_id</w:t>
              </w:r>
              <w:proofErr w:type="spellEnd"/>
              <w:r w:rsidRPr="00984A5E">
                <w:t xml:space="preserve"> (PK)</w:t>
              </w:r>
            </w:ins>
          </w:p>
        </w:tc>
      </w:tr>
      <w:tr w:rsidR="00637CAC" w:rsidRPr="00984A5E" w14:paraId="6B3FA4A5" w14:textId="77777777">
        <w:trPr>
          <w:ins w:id="209" w:author="Meiram Makabaev" w:date="2026-04-19T19:24:00Z" w16du:dateUtc="2026-04-19T14:24:00Z"/>
        </w:trPr>
        <w:tc>
          <w:tcPr>
            <w:tcW w:w="9347" w:type="dxa"/>
          </w:tcPr>
          <w:p w14:paraId="4DC3CA95" w14:textId="77777777" w:rsidR="00637CAC" w:rsidRPr="00984A5E" w:rsidRDefault="00637CAC" w:rsidP="00984A5E">
            <w:pPr>
              <w:pStyle w:val="BodyText"/>
              <w:rPr>
                <w:ins w:id="210" w:author="Meiram Makabaev" w:date="2026-04-19T19:24:00Z" w16du:dateUtc="2026-04-19T14:24:00Z"/>
              </w:rPr>
            </w:pPr>
            <w:ins w:id="211" w:author="Meiram Makabaev" w:date="2026-04-19T19:24:00Z" w16du:dateUtc="2026-04-19T14:24:00Z">
              <w:r w:rsidRPr="00984A5E">
                <w:t>name</w:t>
              </w:r>
            </w:ins>
          </w:p>
        </w:tc>
      </w:tr>
      <w:tr w:rsidR="00637CAC" w:rsidRPr="00984A5E" w14:paraId="1DF8D891" w14:textId="77777777">
        <w:trPr>
          <w:ins w:id="212" w:author="Meiram Makabaev" w:date="2026-04-19T19:24:00Z" w16du:dateUtc="2026-04-19T14:24:00Z"/>
        </w:trPr>
        <w:tc>
          <w:tcPr>
            <w:tcW w:w="9347" w:type="dxa"/>
          </w:tcPr>
          <w:p w14:paraId="039C4B13" w14:textId="77777777" w:rsidR="00637CAC" w:rsidRPr="00984A5E" w:rsidRDefault="00637CAC" w:rsidP="00984A5E">
            <w:pPr>
              <w:pStyle w:val="BodyText"/>
              <w:rPr>
                <w:ins w:id="213" w:author="Meiram Makabaev" w:date="2026-04-19T19:24:00Z" w16du:dateUtc="2026-04-19T14:24:00Z"/>
              </w:rPr>
            </w:pPr>
            <w:ins w:id="214" w:author="Meiram Makabaev" w:date="2026-04-19T19:24:00Z" w16du:dateUtc="2026-04-19T14:24:00Z">
              <w:r w:rsidRPr="00984A5E">
                <w:t>type</w:t>
              </w:r>
            </w:ins>
          </w:p>
        </w:tc>
      </w:tr>
    </w:tbl>
    <w:p w14:paraId="265DD003" w14:textId="77777777" w:rsidR="00637CAC" w:rsidRPr="00637CAC" w:rsidRDefault="00637CAC" w:rsidP="00637CAC">
      <w:pPr>
        <w:pStyle w:val="BodyText"/>
        <w:rPr>
          <w:ins w:id="215" w:author="Meiram Makabaev" w:date="2026-04-19T19:22:00Z" w16du:dateUtc="2026-04-19T14:22:00Z"/>
          <w:rPrChange w:id="216" w:author="Meiram Makabaev" w:date="2026-04-19T19:22:00Z" w16du:dateUtc="2026-04-19T14:22:00Z">
            <w:rPr>
              <w:ins w:id="217" w:author="Meiram Makabaev" w:date="2026-04-19T19:22:00Z" w16du:dateUtc="2026-04-19T14:22:00Z"/>
              <w:lang w:val="ru-RU"/>
            </w:rPr>
          </w:rPrChange>
        </w:rPr>
      </w:pPr>
      <w:ins w:id="218" w:author="Meiram Makabaev" w:date="2026-04-19T19:22:00Z" w16du:dateUtc="2026-04-19T14:22:00Z">
        <w:r w:rsidRPr="00637CAC">
          <w:rPr>
            <w:rPrChange w:id="219" w:author="Meiram Makabaev" w:date="2026-04-19T19:22:00Z" w16du:dateUtc="2026-04-19T14:22:00Z">
              <w:rPr>
                <w:lang w:val="ru-RU"/>
              </w:rPr>
            </w:rPrChange>
          </w:rPr>
          <w:t xml:space="preserve">10. </w:t>
        </w:r>
        <w:proofErr w:type="spellStart"/>
        <w:r w:rsidRPr="00637CAC">
          <w:rPr>
            <w:rPrChange w:id="220" w:author="Meiram Makabaev" w:date="2026-04-19T19:22:00Z" w16du:dateUtc="2026-04-19T14:22:00Z">
              <w:rPr>
                <w:lang w:val="ru-RU"/>
              </w:rPr>
            </w:rPrChange>
          </w:rPr>
          <w:t>Climb_Equipment</w:t>
        </w:r>
        <w:proofErr w:type="spellEnd"/>
        <w:r w:rsidRPr="00637CAC">
          <w:rPr>
            <w:rPrChange w:id="221" w:author="Meiram Makabaev" w:date="2026-04-19T19:22:00Z" w16du:dateUtc="2026-04-19T14:22:00Z">
              <w:rPr>
                <w:lang w:val="ru-RU"/>
              </w:rPr>
            </w:rPrChange>
          </w:rPr>
          <w:t xml:space="preserve"> (</w:t>
        </w:r>
        <w:proofErr w:type="gramStart"/>
        <w:r w:rsidRPr="00637CAC">
          <w:rPr>
            <w:rPrChange w:id="222" w:author="Meiram Makabaev" w:date="2026-04-19T19:22:00Z" w16du:dateUtc="2026-04-19T14:22:00Z">
              <w:rPr>
                <w:lang w:val="ru-RU"/>
              </w:rPr>
            </w:rPrChange>
          </w:rPr>
          <w:t>M:N</w:t>
        </w:r>
        <w:proofErr w:type="gramEnd"/>
        <w:r w:rsidRPr="00637CAC">
          <w:rPr>
            <w:rPrChange w:id="223" w:author="Meiram Makabaev" w:date="2026-04-19T19:22:00Z" w16du:dateUtc="2026-04-19T14:22:00Z">
              <w:rPr>
                <w:lang w:val="ru-RU"/>
              </w:rPr>
            </w:rPrChange>
          </w:rPr>
          <w:t>)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7"/>
      </w:tblGrid>
      <w:tr w:rsidR="00637CAC" w:rsidRPr="00603328" w14:paraId="557D0572" w14:textId="77777777">
        <w:trPr>
          <w:ins w:id="224" w:author="Meiram Makabaev" w:date="2026-04-19T19:24:00Z" w16du:dateUtc="2026-04-19T14:24:00Z"/>
        </w:trPr>
        <w:tc>
          <w:tcPr>
            <w:tcW w:w="9347" w:type="dxa"/>
          </w:tcPr>
          <w:p w14:paraId="52E27A5C" w14:textId="77777777" w:rsidR="00637CAC" w:rsidRPr="00603328" w:rsidRDefault="00637CAC" w:rsidP="00603328">
            <w:pPr>
              <w:pStyle w:val="BodyText"/>
              <w:rPr>
                <w:ins w:id="225" w:author="Meiram Makabaev" w:date="2026-04-19T19:24:00Z" w16du:dateUtc="2026-04-19T14:24:00Z"/>
              </w:rPr>
            </w:pPr>
            <w:proofErr w:type="spellStart"/>
            <w:ins w:id="226" w:author="Meiram Makabaev" w:date="2026-04-19T19:24:00Z" w16du:dateUtc="2026-04-19T14:24:00Z">
              <w:r w:rsidRPr="00603328">
                <w:t>climb_id</w:t>
              </w:r>
              <w:proofErr w:type="spellEnd"/>
              <w:r w:rsidRPr="00603328">
                <w:t xml:space="preserve"> (FK)</w:t>
              </w:r>
            </w:ins>
          </w:p>
        </w:tc>
      </w:tr>
      <w:tr w:rsidR="00637CAC" w:rsidRPr="00603328" w14:paraId="0D69EDDE" w14:textId="77777777">
        <w:trPr>
          <w:ins w:id="227" w:author="Meiram Makabaev" w:date="2026-04-19T19:24:00Z" w16du:dateUtc="2026-04-19T14:24:00Z"/>
        </w:trPr>
        <w:tc>
          <w:tcPr>
            <w:tcW w:w="9347" w:type="dxa"/>
          </w:tcPr>
          <w:p w14:paraId="3846C114" w14:textId="77777777" w:rsidR="00637CAC" w:rsidRPr="00603328" w:rsidRDefault="00637CAC" w:rsidP="00603328">
            <w:pPr>
              <w:pStyle w:val="BodyText"/>
              <w:rPr>
                <w:ins w:id="228" w:author="Meiram Makabaev" w:date="2026-04-19T19:24:00Z" w16du:dateUtc="2026-04-19T14:24:00Z"/>
              </w:rPr>
            </w:pPr>
            <w:proofErr w:type="spellStart"/>
            <w:ins w:id="229" w:author="Meiram Makabaev" w:date="2026-04-19T19:24:00Z" w16du:dateUtc="2026-04-19T14:24:00Z">
              <w:r w:rsidRPr="00603328">
                <w:t>equipment_id</w:t>
              </w:r>
              <w:proofErr w:type="spellEnd"/>
              <w:r w:rsidRPr="00603328">
                <w:t xml:space="preserve"> (FK)</w:t>
              </w:r>
            </w:ins>
          </w:p>
        </w:tc>
      </w:tr>
      <w:tr w:rsidR="00637CAC" w:rsidRPr="00603328" w14:paraId="5B9C3719" w14:textId="77777777">
        <w:trPr>
          <w:ins w:id="230" w:author="Meiram Makabaev" w:date="2026-04-19T19:24:00Z" w16du:dateUtc="2026-04-19T14:24:00Z"/>
        </w:trPr>
        <w:tc>
          <w:tcPr>
            <w:tcW w:w="9347" w:type="dxa"/>
          </w:tcPr>
          <w:p w14:paraId="33D709B5" w14:textId="77777777" w:rsidR="00637CAC" w:rsidRPr="00603328" w:rsidRDefault="00637CAC" w:rsidP="00603328">
            <w:pPr>
              <w:pStyle w:val="BodyText"/>
              <w:rPr>
                <w:ins w:id="231" w:author="Meiram Makabaev" w:date="2026-04-19T19:24:00Z" w16du:dateUtc="2026-04-19T14:24:00Z"/>
              </w:rPr>
            </w:pPr>
            <w:ins w:id="232" w:author="Meiram Makabaev" w:date="2026-04-19T19:24:00Z" w16du:dateUtc="2026-04-19T14:24:00Z">
              <w:r w:rsidRPr="00603328">
                <w:t>quantity</w:t>
              </w:r>
            </w:ins>
          </w:p>
        </w:tc>
      </w:tr>
    </w:tbl>
    <w:p w14:paraId="79CCA6E6" w14:textId="77777777" w:rsidR="00637CAC" w:rsidRPr="00637CAC" w:rsidRDefault="00637CAC" w:rsidP="00637CAC">
      <w:pPr>
        <w:pStyle w:val="BodyText"/>
        <w:rPr>
          <w:ins w:id="233" w:author="Meiram Makabaev" w:date="2026-04-19T19:22:00Z" w16du:dateUtc="2026-04-19T14:22:00Z"/>
          <w:rPrChange w:id="234" w:author="Meiram Makabaev" w:date="2026-04-19T19:22:00Z" w16du:dateUtc="2026-04-19T14:22:00Z">
            <w:rPr>
              <w:ins w:id="235" w:author="Meiram Makabaev" w:date="2026-04-19T19:22:00Z" w16du:dateUtc="2026-04-19T14:22:00Z"/>
              <w:lang w:val="ru-RU"/>
            </w:rPr>
          </w:rPrChange>
        </w:rPr>
      </w:pPr>
      <w:ins w:id="236" w:author="Meiram Makabaev" w:date="2026-04-19T19:22:00Z" w16du:dateUtc="2026-04-19T14:22:00Z">
        <w:r w:rsidRPr="00637CAC">
          <w:rPr>
            <w:rPrChange w:id="237" w:author="Meiram Makabaev" w:date="2026-04-19T19:22:00Z" w16du:dateUtc="2026-04-19T14:22:00Z">
              <w:rPr>
                <w:lang w:val="ru-RU"/>
              </w:rPr>
            </w:rPrChange>
          </w:rPr>
          <w:t>11. Organization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7"/>
      </w:tblGrid>
      <w:tr w:rsidR="00637CAC" w:rsidRPr="007F7783" w14:paraId="6E701A1F" w14:textId="77777777">
        <w:trPr>
          <w:ins w:id="238" w:author="Meiram Makabaev" w:date="2026-04-19T19:24:00Z" w16du:dateUtc="2026-04-19T14:24:00Z"/>
        </w:trPr>
        <w:tc>
          <w:tcPr>
            <w:tcW w:w="9347" w:type="dxa"/>
          </w:tcPr>
          <w:p w14:paraId="2D3F3F67" w14:textId="77777777" w:rsidR="00637CAC" w:rsidRPr="007F7783" w:rsidRDefault="00637CAC" w:rsidP="007F7783">
            <w:pPr>
              <w:pStyle w:val="BodyText"/>
              <w:rPr>
                <w:ins w:id="239" w:author="Meiram Makabaev" w:date="2026-04-19T19:24:00Z" w16du:dateUtc="2026-04-19T14:24:00Z"/>
              </w:rPr>
            </w:pPr>
            <w:proofErr w:type="spellStart"/>
            <w:ins w:id="240" w:author="Meiram Makabaev" w:date="2026-04-19T19:24:00Z" w16du:dateUtc="2026-04-19T14:24:00Z">
              <w:r w:rsidRPr="007F7783">
                <w:t>organization_id</w:t>
              </w:r>
              <w:proofErr w:type="spellEnd"/>
              <w:r w:rsidRPr="007F7783">
                <w:t xml:space="preserve"> (PK)</w:t>
              </w:r>
            </w:ins>
          </w:p>
        </w:tc>
      </w:tr>
      <w:tr w:rsidR="00637CAC" w:rsidRPr="007F7783" w14:paraId="6D41ED27" w14:textId="77777777">
        <w:trPr>
          <w:ins w:id="241" w:author="Meiram Makabaev" w:date="2026-04-19T19:24:00Z" w16du:dateUtc="2026-04-19T14:24:00Z"/>
        </w:trPr>
        <w:tc>
          <w:tcPr>
            <w:tcW w:w="9347" w:type="dxa"/>
          </w:tcPr>
          <w:p w14:paraId="5DA710F2" w14:textId="77777777" w:rsidR="00637CAC" w:rsidRPr="007F7783" w:rsidRDefault="00637CAC" w:rsidP="007F7783">
            <w:pPr>
              <w:pStyle w:val="BodyText"/>
              <w:rPr>
                <w:ins w:id="242" w:author="Meiram Makabaev" w:date="2026-04-19T19:24:00Z" w16du:dateUtc="2026-04-19T14:24:00Z"/>
              </w:rPr>
            </w:pPr>
            <w:ins w:id="243" w:author="Meiram Makabaev" w:date="2026-04-19T19:24:00Z" w16du:dateUtc="2026-04-19T14:24:00Z">
              <w:r w:rsidRPr="007F7783">
                <w:t>name</w:t>
              </w:r>
            </w:ins>
          </w:p>
        </w:tc>
      </w:tr>
      <w:tr w:rsidR="00637CAC" w:rsidRPr="007F7783" w14:paraId="00EB6770" w14:textId="77777777">
        <w:trPr>
          <w:ins w:id="244" w:author="Meiram Makabaev" w:date="2026-04-19T19:24:00Z" w16du:dateUtc="2026-04-19T14:24:00Z"/>
        </w:trPr>
        <w:tc>
          <w:tcPr>
            <w:tcW w:w="9347" w:type="dxa"/>
          </w:tcPr>
          <w:p w14:paraId="1533D7D3" w14:textId="77777777" w:rsidR="00637CAC" w:rsidRPr="007F7783" w:rsidRDefault="00637CAC" w:rsidP="007F7783">
            <w:pPr>
              <w:pStyle w:val="BodyText"/>
              <w:rPr>
                <w:ins w:id="245" w:author="Meiram Makabaev" w:date="2026-04-19T19:24:00Z" w16du:dateUtc="2026-04-19T14:24:00Z"/>
              </w:rPr>
            </w:pPr>
            <w:ins w:id="246" w:author="Meiram Makabaev" w:date="2026-04-19T19:24:00Z" w16du:dateUtc="2026-04-19T14:24:00Z">
              <w:r w:rsidRPr="007F7783">
                <w:t>country</w:t>
              </w:r>
            </w:ins>
          </w:p>
        </w:tc>
      </w:tr>
    </w:tbl>
    <w:p w14:paraId="3D8D2280" w14:textId="77777777" w:rsidR="00637CAC" w:rsidRPr="00637CAC" w:rsidRDefault="00637CAC" w:rsidP="00637CAC">
      <w:pPr>
        <w:pStyle w:val="BodyText"/>
        <w:rPr>
          <w:ins w:id="247" w:author="Meiram Makabaev" w:date="2026-04-19T19:22:00Z" w16du:dateUtc="2026-04-19T14:22:00Z"/>
          <w:rPrChange w:id="248" w:author="Meiram Makabaev" w:date="2026-04-19T19:22:00Z" w16du:dateUtc="2026-04-19T14:22:00Z">
            <w:rPr>
              <w:ins w:id="249" w:author="Meiram Makabaev" w:date="2026-04-19T19:22:00Z" w16du:dateUtc="2026-04-19T14:22:00Z"/>
              <w:lang w:val="ru-RU"/>
            </w:rPr>
          </w:rPrChange>
        </w:rPr>
      </w:pPr>
      <w:ins w:id="250" w:author="Meiram Makabaev" w:date="2026-04-19T19:22:00Z" w16du:dateUtc="2026-04-19T14:22:00Z">
        <w:r w:rsidRPr="00637CAC">
          <w:rPr>
            <w:rPrChange w:id="251" w:author="Meiram Makabaev" w:date="2026-04-19T19:22:00Z" w16du:dateUtc="2026-04-19T14:22:00Z">
              <w:rPr>
                <w:lang w:val="ru-RU"/>
              </w:rPr>
            </w:rPrChange>
          </w:rPr>
          <w:t xml:space="preserve">12. </w:t>
        </w:r>
        <w:proofErr w:type="spellStart"/>
        <w:r w:rsidRPr="00637CAC">
          <w:rPr>
            <w:rPrChange w:id="252" w:author="Meiram Makabaev" w:date="2026-04-19T19:22:00Z" w16du:dateUtc="2026-04-19T14:22:00Z">
              <w:rPr>
                <w:lang w:val="ru-RU"/>
              </w:rPr>
            </w:rPrChange>
          </w:rPr>
          <w:t>Climber_Organization</w:t>
        </w:r>
        <w:proofErr w:type="spellEnd"/>
        <w:r w:rsidRPr="00637CAC">
          <w:rPr>
            <w:rPrChange w:id="253" w:author="Meiram Makabaev" w:date="2026-04-19T19:22:00Z" w16du:dateUtc="2026-04-19T14:22:00Z">
              <w:rPr>
                <w:lang w:val="ru-RU"/>
              </w:rPr>
            </w:rPrChange>
          </w:rPr>
          <w:t xml:space="preserve"> (</w:t>
        </w:r>
        <w:proofErr w:type="gramStart"/>
        <w:r w:rsidRPr="00637CAC">
          <w:rPr>
            <w:rPrChange w:id="254" w:author="Meiram Makabaev" w:date="2026-04-19T19:22:00Z" w16du:dateUtc="2026-04-19T14:22:00Z">
              <w:rPr>
                <w:lang w:val="ru-RU"/>
              </w:rPr>
            </w:rPrChange>
          </w:rPr>
          <w:t>M:N</w:t>
        </w:r>
        <w:proofErr w:type="gramEnd"/>
        <w:r w:rsidRPr="00637CAC">
          <w:rPr>
            <w:rPrChange w:id="255" w:author="Meiram Makabaev" w:date="2026-04-19T19:22:00Z" w16du:dateUtc="2026-04-19T14:22:00Z">
              <w:rPr>
                <w:lang w:val="ru-RU"/>
              </w:rPr>
            </w:rPrChange>
          </w:rPr>
          <w:t>)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7"/>
      </w:tblGrid>
      <w:tr w:rsidR="00637CAC" w:rsidRPr="0062621E" w14:paraId="77E871B6" w14:textId="77777777">
        <w:trPr>
          <w:ins w:id="256" w:author="Meiram Makabaev" w:date="2026-04-19T19:24:00Z" w16du:dateUtc="2026-04-19T14:24:00Z"/>
        </w:trPr>
        <w:tc>
          <w:tcPr>
            <w:tcW w:w="9347" w:type="dxa"/>
          </w:tcPr>
          <w:p w14:paraId="1CC620E3" w14:textId="77777777" w:rsidR="00637CAC" w:rsidRPr="0062621E" w:rsidRDefault="00637CAC" w:rsidP="0062621E">
            <w:pPr>
              <w:pStyle w:val="BodyText"/>
              <w:rPr>
                <w:ins w:id="257" w:author="Meiram Makabaev" w:date="2026-04-19T19:24:00Z" w16du:dateUtc="2026-04-19T14:24:00Z"/>
              </w:rPr>
            </w:pPr>
            <w:proofErr w:type="spellStart"/>
            <w:ins w:id="258" w:author="Meiram Makabaev" w:date="2026-04-19T19:24:00Z" w16du:dateUtc="2026-04-19T14:24:00Z">
              <w:r w:rsidRPr="0062621E">
                <w:t>climber_id</w:t>
              </w:r>
              <w:proofErr w:type="spellEnd"/>
              <w:r w:rsidRPr="0062621E">
                <w:t xml:space="preserve"> (FK)</w:t>
              </w:r>
            </w:ins>
          </w:p>
        </w:tc>
      </w:tr>
      <w:tr w:rsidR="00637CAC" w:rsidRPr="0062621E" w14:paraId="049BD0A3" w14:textId="77777777">
        <w:trPr>
          <w:ins w:id="259" w:author="Meiram Makabaev" w:date="2026-04-19T19:24:00Z" w16du:dateUtc="2026-04-19T14:24:00Z"/>
        </w:trPr>
        <w:tc>
          <w:tcPr>
            <w:tcW w:w="9347" w:type="dxa"/>
          </w:tcPr>
          <w:p w14:paraId="2B5F5DBC" w14:textId="77777777" w:rsidR="00637CAC" w:rsidRPr="0062621E" w:rsidRDefault="00637CAC" w:rsidP="0062621E">
            <w:pPr>
              <w:pStyle w:val="BodyText"/>
              <w:rPr>
                <w:ins w:id="260" w:author="Meiram Makabaev" w:date="2026-04-19T19:24:00Z" w16du:dateUtc="2026-04-19T14:24:00Z"/>
              </w:rPr>
            </w:pPr>
            <w:proofErr w:type="spellStart"/>
            <w:ins w:id="261" w:author="Meiram Makabaev" w:date="2026-04-19T19:24:00Z" w16du:dateUtc="2026-04-19T14:24:00Z">
              <w:r w:rsidRPr="0062621E">
                <w:t>organization_id</w:t>
              </w:r>
              <w:proofErr w:type="spellEnd"/>
              <w:r w:rsidRPr="0062621E">
                <w:t xml:space="preserve"> (FK)</w:t>
              </w:r>
            </w:ins>
          </w:p>
        </w:tc>
      </w:tr>
    </w:tbl>
    <w:p w14:paraId="41B29709" w14:textId="5387D368" w:rsidR="00637CAC" w:rsidRPr="00637CAC" w:rsidDel="00637CAC" w:rsidRDefault="00637CAC" w:rsidP="00637CAC">
      <w:pPr>
        <w:pStyle w:val="BodyText"/>
        <w:rPr>
          <w:del w:id="262" w:author="Meiram Makabaev" w:date="2026-04-19T19:24:00Z" w16du:dateUtc="2026-04-19T14:24:00Z"/>
        </w:rPr>
        <w:pPrChange w:id="263" w:author="Meiram Makabaev" w:date="2026-04-19T19:22:00Z" w16du:dateUtc="2026-04-19T14:22:00Z">
          <w:pPr>
            <w:pStyle w:val="Heading2"/>
            <w:keepNext w:val="0"/>
            <w:ind w:left="851" w:hanging="851"/>
          </w:pPr>
        </w:pPrChange>
      </w:pPr>
    </w:p>
    <w:p w14:paraId="4534CB92" w14:textId="77777777" w:rsidR="006F645E" w:rsidRPr="006F645E" w:rsidRDefault="006F645E" w:rsidP="006F645E">
      <w:pPr>
        <w:pStyle w:val="BodyText"/>
      </w:pPr>
    </w:p>
    <w:p w14:paraId="202F84C0" w14:textId="77777777" w:rsidR="00426215" w:rsidRDefault="00426215" w:rsidP="006F645E">
      <w:pPr>
        <w:pStyle w:val="Heading2"/>
        <w:keepNext w:val="0"/>
        <w:ind w:left="851" w:hanging="851"/>
      </w:pPr>
      <w:bookmarkStart w:id="264" w:name="_Toc412572574"/>
      <w:bookmarkStart w:id="265" w:name="_Toc509167638"/>
      <w:bookmarkStart w:id="266" w:name="_Toc62212636"/>
      <w:r>
        <w:t>Logical Scheme</w:t>
      </w:r>
      <w:bookmarkEnd w:id="264"/>
      <w:bookmarkEnd w:id="265"/>
      <w:bookmarkEnd w:id="266"/>
    </w:p>
    <w:bookmarkEnd w:id="61"/>
    <w:p w14:paraId="3963EE6B" w14:textId="5A402D78" w:rsidR="006F645E" w:rsidRPr="00396F16" w:rsidRDefault="00396F16" w:rsidP="00500742">
      <w:pPr>
        <w:pStyle w:val="BodyText"/>
        <w:rPr>
          <w:lang w:val="ru-RU"/>
          <w:rPrChange w:id="267" w:author="Meiram Makabaev" w:date="2026-04-19T19:24:00Z" w16du:dateUtc="2026-04-19T14:24:00Z">
            <w:rPr/>
          </w:rPrChange>
        </w:rPr>
      </w:pPr>
      <w:ins w:id="268" w:author="Meiram Makabaev" w:date="2026-04-19T19:25:00Z" w16du:dateUtc="2026-04-19T14:25:00Z">
        <w:r>
          <w:rPr>
            <w:noProof/>
          </w:rPr>
          <w:lastRenderedPageBreak/>
          <w:drawing>
            <wp:inline distT="0" distB="0" distL="0" distR="0" wp14:anchorId="61AA047B" wp14:editId="775CA76A">
              <wp:extent cx="5941695" cy="4993640"/>
              <wp:effectExtent l="0" t="0" r="1905" b="0"/>
              <wp:docPr id="1854238549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1695" cy="4993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  <w:del w:id="269" w:author="Meiram Makabaev" w:date="2026-04-19T19:24:00Z" w16du:dateUtc="2026-04-19T14:24:00Z">
        <w:r w:rsidR="006F645E" w:rsidDel="00396F16">
          <w:delText>&lt;image&gt;</w:delText>
        </w:r>
      </w:del>
    </w:p>
    <w:p w14:paraId="39591329" w14:textId="2940DE18" w:rsidR="006F645E" w:rsidRDefault="006F645E" w:rsidP="00500742">
      <w:pPr>
        <w:pStyle w:val="BodyText"/>
      </w:pPr>
    </w:p>
    <w:p w14:paraId="3894FC29" w14:textId="059E1F60" w:rsidR="006F645E" w:rsidRDefault="00407DD5" w:rsidP="006F645E">
      <w:pPr>
        <w:pStyle w:val="Heading2"/>
        <w:keepNext w:val="0"/>
        <w:ind w:left="851" w:hanging="851"/>
      </w:pPr>
      <w:bookmarkStart w:id="270" w:name="_Toc62212637"/>
      <w:r>
        <w:t>O</w:t>
      </w:r>
      <w:r w:rsidR="006F645E">
        <w:t>bjects</w:t>
      </w:r>
      <w:bookmarkEnd w:id="270"/>
    </w:p>
    <w:p w14:paraId="194E0023" w14:textId="77777777" w:rsidR="006F645E" w:rsidRDefault="006F645E" w:rsidP="006F645E">
      <w:pPr>
        <w:pStyle w:val="BodyText"/>
      </w:pPr>
    </w:p>
    <w:p w14:paraId="71AA236F" w14:textId="2FDE8180" w:rsidR="006F645E" w:rsidRDefault="006F645E" w:rsidP="006F645E">
      <w:pPr>
        <w:pStyle w:val="BodyText"/>
      </w:pPr>
      <w:r>
        <w:t>Table Description</w:t>
      </w:r>
    </w:p>
    <w:p w14:paraId="08F1A5F4" w14:textId="77777777" w:rsidR="00396F16" w:rsidRPr="00396F16" w:rsidRDefault="00396F16" w:rsidP="00396F16">
      <w:pPr>
        <w:pStyle w:val="BodyText"/>
        <w:rPr>
          <w:ins w:id="271" w:author="Meiram Makabaev" w:date="2026-04-19T19:25:00Z"/>
          <w:lang w:val="ru-RU"/>
        </w:rPr>
      </w:pPr>
      <w:proofErr w:type="gramStart"/>
      <w:ins w:id="272" w:author="Meiram Makabaev" w:date="2026-04-19T19:25:00Z">
        <w:r w:rsidRPr="00396F16">
          <w:rPr>
            <w:lang w:val="ru-RU"/>
          </w:rPr>
          <w:t xml:space="preserve">  </w:t>
        </w:r>
        <w:proofErr w:type="spellStart"/>
        <w:r w:rsidRPr="00396F16">
          <w:rPr>
            <w:lang w:val="ru-RU"/>
          </w:rPr>
          <w:t>Climber</w:t>
        </w:r>
        <w:proofErr w:type="spellEnd"/>
        <w:proofErr w:type="gramEnd"/>
        <w:r w:rsidRPr="00396F16">
          <w:rPr>
            <w:lang w:val="ru-RU"/>
          </w:rPr>
          <w:t xml:space="preserve"> </w:t>
        </w:r>
        <w:r w:rsidRPr="00396F16">
          <w:rPr>
            <w:rFonts w:ascii="Arial" w:hAnsi="Arial" w:cs="Arial"/>
            <w:lang w:val="ru-RU"/>
          </w:rPr>
          <w:t>↔</w:t>
        </w:r>
        <w:r w:rsidRPr="00396F16">
          <w:rPr>
            <w:lang w:val="ru-RU"/>
          </w:rPr>
          <w:t xml:space="preserve"> Address </w:t>
        </w:r>
        <w:r w:rsidRPr="00396F16">
          <w:rPr>
            <w:rFonts w:ascii="Arial" w:hAnsi="Arial" w:cs="Arial"/>
            <w:lang w:val="ru-RU"/>
          </w:rPr>
          <w:t>→</w:t>
        </w:r>
        <w:r w:rsidRPr="00396F16">
          <w:rPr>
            <w:lang w:val="ru-RU"/>
          </w:rPr>
          <w:t xml:space="preserve"> </w:t>
        </w:r>
        <w:proofErr w:type="gramStart"/>
        <w:r w:rsidRPr="00396F16">
          <w:rPr>
            <w:lang w:val="ru-RU"/>
          </w:rPr>
          <w:t>M:N</w:t>
        </w:r>
        <w:proofErr w:type="gramEnd"/>
        <w:r w:rsidRPr="00396F16">
          <w:rPr>
            <w:lang w:val="ru-RU"/>
          </w:rPr>
          <w:t xml:space="preserve"> </w:t>
        </w:r>
      </w:ins>
    </w:p>
    <w:p w14:paraId="397828AE" w14:textId="77777777" w:rsidR="00396F16" w:rsidRPr="00396F16" w:rsidRDefault="00396F16" w:rsidP="00396F16">
      <w:pPr>
        <w:pStyle w:val="BodyText"/>
        <w:rPr>
          <w:ins w:id="273" w:author="Meiram Makabaev" w:date="2026-04-19T19:25:00Z"/>
          <w:rPrChange w:id="274" w:author="Meiram Makabaev" w:date="2026-04-19T19:25:00Z" w16du:dateUtc="2026-04-19T14:25:00Z">
            <w:rPr>
              <w:ins w:id="275" w:author="Meiram Makabaev" w:date="2026-04-19T19:25:00Z"/>
              <w:lang w:val="ru-RU"/>
            </w:rPr>
          </w:rPrChange>
        </w:rPr>
      </w:pPr>
      <w:proofErr w:type="gramStart"/>
      <w:ins w:id="276" w:author="Meiram Makabaev" w:date="2026-04-19T19:25:00Z">
        <w:r w:rsidRPr="00396F16">
          <w:rPr>
            <w:lang w:val="ru-RU"/>
          </w:rPr>
          <w:t></w:t>
        </w:r>
        <w:r w:rsidRPr="00396F16">
          <w:rPr>
            <w:rPrChange w:id="277" w:author="Meiram Makabaev" w:date="2026-04-19T19:25:00Z" w16du:dateUtc="2026-04-19T14:25:00Z">
              <w:rPr>
                <w:lang w:val="ru-RU"/>
              </w:rPr>
            </w:rPrChange>
          </w:rPr>
          <w:t xml:space="preserve">  Climber</w:t>
        </w:r>
        <w:proofErr w:type="gramEnd"/>
        <w:r w:rsidRPr="00396F16">
          <w:rPr>
            <w:rPrChange w:id="278" w:author="Meiram Makabaev" w:date="2026-04-19T19:25:00Z" w16du:dateUtc="2026-04-19T14:25:00Z">
              <w:rPr>
                <w:lang w:val="ru-RU"/>
              </w:rPr>
            </w:rPrChange>
          </w:rPr>
          <w:t xml:space="preserve"> </w:t>
        </w:r>
        <w:r w:rsidRPr="00396F16">
          <w:rPr>
            <w:rFonts w:ascii="Arial" w:hAnsi="Arial" w:cs="Arial"/>
            <w:rPrChange w:id="279" w:author="Meiram Makabaev" w:date="2026-04-19T19:25:00Z" w16du:dateUtc="2026-04-19T14:25:00Z">
              <w:rPr>
                <w:rFonts w:ascii="Arial" w:hAnsi="Arial" w:cs="Arial"/>
                <w:lang w:val="ru-RU"/>
              </w:rPr>
            </w:rPrChange>
          </w:rPr>
          <w:t>↔</w:t>
        </w:r>
        <w:r w:rsidRPr="00396F16">
          <w:rPr>
            <w:rPrChange w:id="280" w:author="Meiram Makabaev" w:date="2026-04-19T19:25:00Z" w16du:dateUtc="2026-04-19T14:25:00Z">
              <w:rPr>
                <w:lang w:val="ru-RU"/>
              </w:rPr>
            </w:rPrChange>
          </w:rPr>
          <w:t xml:space="preserve"> Climb </w:t>
        </w:r>
        <w:r w:rsidRPr="00396F16">
          <w:rPr>
            <w:rFonts w:ascii="Arial" w:hAnsi="Arial" w:cs="Arial"/>
            <w:rPrChange w:id="281" w:author="Meiram Makabaev" w:date="2026-04-19T19:25:00Z" w16du:dateUtc="2026-04-19T14:25:00Z">
              <w:rPr>
                <w:rFonts w:ascii="Arial" w:hAnsi="Arial" w:cs="Arial"/>
                <w:lang w:val="ru-RU"/>
              </w:rPr>
            </w:rPrChange>
          </w:rPr>
          <w:t>→</w:t>
        </w:r>
        <w:r w:rsidRPr="00396F16">
          <w:rPr>
            <w:rPrChange w:id="282" w:author="Meiram Makabaev" w:date="2026-04-19T19:25:00Z" w16du:dateUtc="2026-04-19T14:25:00Z">
              <w:rPr>
                <w:lang w:val="ru-RU"/>
              </w:rPr>
            </w:rPrChange>
          </w:rPr>
          <w:t xml:space="preserve"> </w:t>
        </w:r>
        <w:proofErr w:type="gramStart"/>
        <w:r w:rsidRPr="00396F16">
          <w:rPr>
            <w:rPrChange w:id="283" w:author="Meiram Makabaev" w:date="2026-04-19T19:25:00Z" w16du:dateUtc="2026-04-19T14:25:00Z">
              <w:rPr>
                <w:lang w:val="ru-RU"/>
              </w:rPr>
            </w:rPrChange>
          </w:rPr>
          <w:t>M:N</w:t>
        </w:r>
        <w:proofErr w:type="gramEnd"/>
        <w:r w:rsidRPr="00396F16">
          <w:rPr>
            <w:rPrChange w:id="284" w:author="Meiram Makabaev" w:date="2026-04-19T19:25:00Z" w16du:dateUtc="2026-04-19T14:25:00Z">
              <w:rPr>
                <w:lang w:val="ru-RU"/>
              </w:rPr>
            </w:rPrChange>
          </w:rPr>
          <w:t xml:space="preserve"> (</w:t>
        </w:r>
        <w:r w:rsidRPr="00396F16">
          <w:rPr>
            <w:rFonts w:cs="Trebuchet MS"/>
            <w:lang w:val="ru-RU"/>
          </w:rPr>
          <w:t>через</w:t>
        </w:r>
        <w:r w:rsidRPr="00396F16">
          <w:rPr>
            <w:rPrChange w:id="285" w:author="Meiram Makabaev" w:date="2026-04-19T19:25:00Z" w16du:dateUtc="2026-04-19T14:25:00Z">
              <w:rPr>
                <w:lang w:val="ru-RU"/>
              </w:rPr>
            </w:rPrChange>
          </w:rPr>
          <w:t xml:space="preserve"> </w:t>
        </w:r>
        <w:proofErr w:type="spellStart"/>
        <w:r w:rsidRPr="00396F16">
          <w:rPr>
            <w:rPrChange w:id="286" w:author="Meiram Makabaev" w:date="2026-04-19T19:25:00Z" w16du:dateUtc="2026-04-19T14:25:00Z">
              <w:rPr>
                <w:lang w:val="ru-RU"/>
              </w:rPr>
            </w:rPrChange>
          </w:rPr>
          <w:t>Climb_Participant</w:t>
        </w:r>
        <w:proofErr w:type="spellEnd"/>
        <w:r w:rsidRPr="00396F16">
          <w:rPr>
            <w:rPrChange w:id="287" w:author="Meiram Makabaev" w:date="2026-04-19T19:25:00Z" w16du:dateUtc="2026-04-19T14:25:00Z">
              <w:rPr>
                <w:lang w:val="ru-RU"/>
              </w:rPr>
            </w:rPrChange>
          </w:rPr>
          <w:t xml:space="preserve">) </w:t>
        </w:r>
      </w:ins>
    </w:p>
    <w:p w14:paraId="51BD670A" w14:textId="77777777" w:rsidR="00396F16" w:rsidRPr="00396F16" w:rsidRDefault="00396F16" w:rsidP="00396F16">
      <w:pPr>
        <w:pStyle w:val="BodyText"/>
        <w:rPr>
          <w:ins w:id="288" w:author="Meiram Makabaev" w:date="2026-04-19T19:25:00Z"/>
          <w:rPrChange w:id="289" w:author="Meiram Makabaev" w:date="2026-04-19T19:25:00Z" w16du:dateUtc="2026-04-19T14:25:00Z">
            <w:rPr>
              <w:ins w:id="290" w:author="Meiram Makabaev" w:date="2026-04-19T19:25:00Z"/>
              <w:lang w:val="ru-RU"/>
            </w:rPr>
          </w:rPrChange>
        </w:rPr>
      </w:pPr>
      <w:proofErr w:type="gramStart"/>
      <w:ins w:id="291" w:author="Meiram Makabaev" w:date="2026-04-19T19:25:00Z">
        <w:r w:rsidRPr="00396F16">
          <w:rPr>
            <w:lang w:val="ru-RU"/>
          </w:rPr>
          <w:t></w:t>
        </w:r>
        <w:r w:rsidRPr="00396F16">
          <w:rPr>
            <w:rPrChange w:id="292" w:author="Meiram Makabaev" w:date="2026-04-19T19:25:00Z" w16du:dateUtc="2026-04-19T14:25:00Z">
              <w:rPr>
                <w:lang w:val="ru-RU"/>
              </w:rPr>
            </w:rPrChange>
          </w:rPr>
          <w:t xml:space="preserve">  Climb</w:t>
        </w:r>
        <w:proofErr w:type="gramEnd"/>
        <w:r w:rsidRPr="00396F16">
          <w:rPr>
            <w:rPrChange w:id="293" w:author="Meiram Makabaev" w:date="2026-04-19T19:25:00Z" w16du:dateUtc="2026-04-19T14:25:00Z">
              <w:rPr>
                <w:lang w:val="ru-RU"/>
              </w:rPr>
            </w:rPrChange>
          </w:rPr>
          <w:t xml:space="preserve"> </w:t>
        </w:r>
        <w:r w:rsidRPr="00396F16">
          <w:rPr>
            <w:rFonts w:ascii="Arial" w:hAnsi="Arial" w:cs="Arial"/>
            <w:rPrChange w:id="294" w:author="Meiram Makabaev" w:date="2026-04-19T19:25:00Z" w16du:dateUtc="2026-04-19T14:25:00Z">
              <w:rPr>
                <w:rFonts w:ascii="Arial" w:hAnsi="Arial" w:cs="Arial"/>
                <w:lang w:val="ru-RU"/>
              </w:rPr>
            </w:rPrChange>
          </w:rPr>
          <w:t>→</w:t>
        </w:r>
        <w:r w:rsidRPr="00396F16">
          <w:rPr>
            <w:rPrChange w:id="295" w:author="Meiram Makabaev" w:date="2026-04-19T19:25:00Z" w16du:dateUtc="2026-04-19T14:25:00Z">
              <w:rPr>
                <w:lang w:val="ru-RU"/>
              </w:rPr>
            </w:rPrChange>
          </w:rPr>
          <w:t xml:space="preserve"> Mountain </w:t>
        </w:r>
        <w:r w:rsidRPr="00396F16">
          <w:rPr>
            <w:rFonts w:ascii="Arial" w:hAnsi="Arial" w:cs="Arial"/>
            <w:rPrChange w:id="296" w:author="Meiram Makabaev" w:date="2026-04-19T19:25:00Z" w16du:dateUtc="2026-04-19T14:25:00Z">
              <w:rPr>
                <w:rFonts w:ascii="Arial" w:hAnsi="Arial" w:cs="Arial"/>
                <w:lang w:val="ru-RU"/>
              </w:rPr>
            </w:rPrChange>
          </w:rPr>
          <w:t>→</w:t>
        </w:r>
        <w:r w:rsidRPr="00396F16">
          <w:rPr>
            <w:rPrChange w:id="297" w:author="Meiram Makabaev" w:date="2026-04-19T19:25:00Z" w16du:dateUtc="2026-04-19T14:25:00Z">
              <w:rPr>
                <w:lang w:val="ru-RU"/>
              </w:rPr>
            </w:rPrChange>
          </w:rPr>
          <w:t xml:space="preserve"> 1:M </w:t>
        </w:r>
      </w:ins>
    </w:p>
    <w:p w14:paraId="6A26BD94" w14:textId="77777777" w:rsidR="00396F16" w:rsidRPr="00396F16" w:rsidRDefault="00396F16" w:rsidP="00396F16">
      <w:pPr>
        <w:pStyle w:val="BodyText"/>
        <w:rPr>
          <w:ins w:id="298" w:author="Meiram Makabaev" w:date="2026-04-19T19:25:00Z"/>
          <w:rPrChange w:id="299" w:author="Meiram Makabaev" w:date="2026-04-19T19:25:00Z" w16du:dateUtc="2026-04-19T14:25:00Z">
            <w:rPr>
              <w:ins w:id="300" w:author="Meiram Makabaev" w:date="2026-04-19T19:25:00Z"/>
              <w:lang w:val="ru-RU"/>
            </w:rPr>
          </w:rPrChange>
        </w:rPr>
      </w:pPr>
      <w:proofErr w:type="gramStart"/>
      <w:ins w:id="301" w:author="Meiram Makabaev" w:date="2026-04-19T19:25:00Z">
        <w:r w:rsidRPr="00396F16">
          <w:rPr>
            <w:lang w:val="ru-RU"/>
          </w:rPr>
          <w:t></w:t>
        </w:r>
        <w:r w:rsidRPr="00396F16">
          <w:rPr>
            <w:rPrChange w:id="302" w:author="Meiram Makabaev" w:date="2026-04-19T19:25:00Z" w16du:dateUtc="2026-04-19T14:25:00Z">
              <w:rPr>
                <w:lang w:val="ru-RU"/>
              </w:rPr>
            </w:rPrChange>
          </w:rPr>
          <w:t xml:space="preserve">  Mountain</w:t>
        </w:r>
        <w:proofErr w:type="gramEnd"/>
        <w:r w:rsidRPr="00396F16">
          <w:rPr>
            <w:rPrChange w:id="303" w:author="Meiram Makabaev" w:date="2026-04-19T19:25:00Z" w16du:dateUtc="2026-04-19T14:25:00Z">
              <w:rPr>
                <w:lang w:val="ru-RU"/>
              </w:rPr>
            </w:rPrChange>
          </w:rPr>
          <w:t xml:space="preserve"> </w:t>
        </w:r>
        <w:r w:rsidRPr="00396F16">
          <w:rPr>
            <w:rFonts w:ascii="Arial" w:hAnsi="Arial" w:cs="Arial"/>
            <w:rPrChange w:id="304" w:author="Meiram Makabaev" w:date="2026-04-19T19:25:00Z" w16du:dateUtc="2026-04-19T14:25:00Z">
              <w:rPr>
                <w:rFonts w:ascii="Arial" w:hAnsi="Arial" w:cs="Arial"/>
                <w:lang w:val="ru-RU"/>
              </w:rPr>
            </w:rPrChange>
          </w:rPr>
          <w:t>→</w:t>
        </w:r>
        <w:r w:rsidRPr="00396F16">
          <w:rPr>
            <w:rPrChange w:id="305" w:author="Meiram Makabaev" w:date="2026-04-19T19:25:00Z" w16du:dateUtc="2026-04-19T14:25:00Z">
              <w:rPr>
                <w:lang w:val="ru-RU"/>
              </w:rPr>
            </w:rPrChange>
          </w:rPr>
          <w:t xml:space="preserve"> Location </w:t>
        </w:r>
        <w:r w:rsidRPr="00396F16">
          <w:rPr>
            <w:rFonts w:ascii="Arial" w:hAnsi="Arial" w:cs="Arial"/>
            <w:rPrChange w:id="306" w:author="Meiram Makabaev" w:date="2026-04-19T19:25:00Z" w16du:dateUtc="2026-04-19T14:25:00Z">
              <w:rPr>
                <w:rFonts w:ascii="Arial" w:hAnsi="Arial" w:cs="Arial"/>
                <w:lang w:val="ru-RU"/>
              </w:rPr>
            </w:rPrChange>
          </w:rPr>
          <w:t>→</w:t>
        </w:r>
        <w:r w:rsidRPr="00396F16">
          <w:rPr>
            <w:rPrChange w:id="307" w:author="Meiram Makabaev" w:date="2026-04-19T19:25:00Z" w16du:dateUtc="2026-04-19T14:25:00Z">
              <w:rPr>
                <w:lang w:val="ru-RU"/>
              </w:rPr>
            </w:rPrChange>
          </w:rPr>
          <w:t xml:space="preserve"> M:1 </w:t>
        </w:r>
      </w:ins>
    </w:p>
    <w:p w14:paraId="6B43B386" w14:textId="77777777" w:rsidR="00396F16" w:rsidRPr="00396F16" w:rsidRDefault="00396F16" w:rsidP="00396F16">
      <w:pPr>
        <w:pStyle w:val="BodyText"/>
        <w:rPr>
          <w:ins w:id="308" w:author="Meiram Makabaev" w:date="2026-04-19T19:25:00Z"/>
          <w:lang w:val="ru-RU"/>
        </w:rPr>
      </w:pPr>
      <w:proofErr w:type="gramStart"/>
      <w:ins w:id="309" w:author="Meiram Makabaev" w:date="2026-04-19T19:25:00Z">
        <w:r w:rsidRPr="00396F16">
          <w:rPr>
            <w:lang w:val="ru-RU"/>
          </w:rPr>
          <w:t xml:space="preserve">  </w:t>
        </w:r>
        <w:proofErr w:type="spellStart"/>
        <w:r w:rsidRPr="00396F16">
          <w:rPr>
            <w:lang w:val="ru-RU"/>
          </w:rPr>
          <w:t>Climb</w:t>
        </w:r>
        <w:proofErr w:type="spellEnd"/>
        <w:proofErr w:type="gramEnd"/>
        <w:r w:rsidRPr="00396F16">
          <w:rPr>
            <w:lang w:val="ru-RU"/>
          </w:rPr>
          <w:t xml:space="preserve"> </w:t>
        </w:r>
        <w:r w:rsidRPr="00396F16">
          <w:rPr>
            <w:rFonts w:ascii="Arial" w:hAnsi="Arial" w:cs="Arial"/>
            <w:lang w:val="ru-RU"/>
          </w:rPr>
          <w:t>↔</w:t>
        </w:r>
        <w:r w:rsidRPr="00396F16">
          <w:rPr>
            <w:lang w:val="ru-RU"/>
          </w:rPr>
          <w:t xml:space="preserve"> Equipment </w:t>
        </w:r>
        <w:r w:rsidRPr="00396F16">
          <w:rPr>
            <w:rFonts w:ascii="Arial" w:hAnsi="Arial" w:cs="Arial"/>
            <w:lang w:val="ru-RU"/>
          </w:rPr>
          <w:t>→</w:t>
        </w:r>
        <w:r w:rsidRPr="00396F16">
          <w:rPr>
            <w:lang w:val="ru-RU"/>
          </w:rPr>
          <w:t xml:space="preserve"> </w:t>
        </w:r>
        <w:proofErr w:type="gramStart"/>
        <w:r w:rsidRPr="00396F16">
          <w:rPr>
            <w:lang w:val="ru-RU"/>
          </w:rPr>
          <w:t>M:N</w:t>
        </w:r>
        <w:proofErr w:type="gramEnd"/>
        <w:r w:rsidRPr="00396F16">
          <w:rPr>
            <w:lang w:val="ru-RU"/>
          </w:rPr>
          <w:t xml:space="preserve"> </w:t>
        </w:r>
      </w:ins>
    </w:p>
    <w:p w14:paraId="061AE2A5" w14:textId="1F4B16F0" w:rsidR="00BE17E0" w:rsidDel="00396F16" w:rsidRDefault="00396F16" w:rsidP="006F645E">
      <w:pPr>
        <w:pStyle w:val="BodyText"/>
        <w:rPr>
          <w:del w:id="310" w:author="Meiram Makabaev" w:date="2026-04-19T19:25:00Z" w16du:dateUtc="2026-04-19T14:25:00Z"/>
          <w:lang w:val="ru-RU"/>
        </w:rPr>
      </w:pPr>
      <w:proofErr w:type="gramStart"/>
      <w:ins w:id="311" w:author="Meiram Makabaev" w:date="2026-04-19T19:25:00Z">
        <w:r w:rsidRPr="00396F16">
          <w:rPr>
            <w:lang w:val="ru-RU"/>
          </w:rPr>
          <w:t xml:space="preserve">  </w:t>
        </w:r>
        <w:proofErr w:type="spellStart"/>
        <w:r w:rsidRPr="00396F16">
          <w:rPr>
            <w:lang w:val="ru-RU"/>
          </w:rPr>
          <w:t>Climber</w:t>
        </w:r>
        <w:proofErr w:type="spellEnd"/>
        <w:proofErr w:type="gramEnd"/>
        <w:r w:rsidRPr="00396F16">
          <w:rPr>
            <w:lang w:val="ru-RU"/>
          </w:rPr>
          <w:t xml:space="preserve"> </w:t>
        </w:r>
        <w:r w:rsidRPr="00396F16">
          <w:rPr>
            <w:rFonts w:ascii="Arial" w:hAnsi="Arial" w:cs="Arial"/>
            <w:lang w:val="ru-RU"/>
          </w:rPr>
          <w:t>↔</w:t>
        </w:r>
        <w:r w:rsidRPr="00396F16">
          <w:rPr>
            <w:lang w:val="ru-RU"/>
          </w:rPr>
          <w:t xml:space="preserve"> Organization </w:t>
        </w:r>
        <w:r w:rsidRPr="00396F16">
          <w:rPr>
            <w:rFonts w:ascii="Arial" w:hAnsi="Arial" w:cs="Arial"/>
            <w:lang w:val="ru-RU"/>
          </w:rPr>
          <w:t>→</w:t>
        </w:r>
        <w:r w:rsidRPr="00396F16">
          <w:rPr>
            <w:lang w:val="ru-RU"/>
          </w:rPr>
          <w:t xml:space="preserve"> </w:t>
        </w:r>
        <w:proofErr w:type="gramStart"/>
        <w:r w:rsidRPr="00396F16">
          <w:rPr>
            <w:lang w:val="ru-RU"/>
          </w:rPr>
          <w:t>M:N</w:t>
        </w:r>
      </w:ins>
      <w:proofErr w:type="gramEnd"/>
      <w:del w:id="312" w:author="Meiram Makabaev" w:date="2026-04-19T19:25:00Z" w16du:dateUtc="2026-04-19T14:25:00Z">
        <w:r w:rsidR="00BE17E0" w:rsidDel="00396F16">
          <w:delText>&lt;des</w:delText>
        </w:r>
        <w:r w:rsidR="007B27B1" w:rsidDel="00396F16">
          <w:delText>c</w:delText>
        </w:r>
        <w:r w:rsidR="00BE17E0" w:rsidDel="00396F16">
          <w:delText>ription&gt;</w:delText>
        </w:r>
      </w:del>
    </w:p>
    <w:p w14:paraId="795805AE" w14:textId="77777777" w:rsidR="00396F16" w:rsidRDefault="00396F16" w:rsidP="00396F16">
      <w:pPr>
        <w:pStyle w:val="BodyText"/>
        <w:rPr>
          <w:ins w:id="313" w:author="Meiram Makabaev" w:date="2026-04-19T19:25:00Z" w16du:dateUtc="2026-04-19T14:25:00Z"/>
        </w:rPr>
      </w:pPr>
    </w:p>
    <w:p w14:paraId="72C5EF5E" w14:textId="77777777" w:rsidR="006F645E" w:rsidRDefault="006F645E" w:rsidP="006F645E">
      <w:pPr>
        <w:pStyle w:val="BodyText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6F645E" w:rsidDel="00396F16" w14:paraId="2428E3B5" w14:textId="3E2B4099" w:rsidTr="00BE17E0">
        <w:trPr>
          <w:trHeight w:val="292"/>
          <w:del w:id="314" w:author="Meiram Makabaev" w:date="2026-04-19T19:26:00Z" w16du:dateUtc="2026-04-19T14:26:00Z"/>
        </w:trPr>
        <w:tc>
          <w:tcPr>
            <w:tcW w:w="2302" w:type="dxa"/>
            <w:shd w:val="clear" w:color="auto" w:fill="76CDD8"/>
          </w:tcPr>
          <w:p w14:paraId="6235040D" w14:textId="6CE2A926" w:rsidR="006F645E" w:rsidRPr="00BE17E0" w:rsidDel="00396F16" w:rsidRDefault="006F645E" w:rsidP="00BE17E0">
            <w:pPr>
              <w:pStyle w:val="BodyText"/>
              <w:widowControl w:val="0"/>
              <w:spacing w:line="360" w:lineRule="auto"/>
              <w:jc w:val="center"/>
              <w:rPr>
                <w:del w:id="315" w:author="Meiram Makabaev" w:date="2026-04-19T19:26:00Z" w16du:dateUtc="2026-04-19T14:26:00Z"/>
                <w:color w:val="FFFFFF" w:themeColor="background1"/>
                <w:sz w:val="18"/>
                <w:szCs w:val="18"/>
              </w:rPr>
            </w:pPr>
            <w:del w:id="316" w:author="Meiram Makabaev" w:date="2026-04-19T19:26:00Z" w16du:dateUtc="2026-04-19T14:26:00Z">
              <w:r w:rsidRPr="00BE17E0" w:rsidDel="00396F16">
                <w:rPr>
                  <w:color w:val="FFFFFF" w:themeColor="background1"/>
                  <w:sz w:val="18"/>
                  <w:szCs w:val="18"/>
                </w:rPr>
                <w:delText>Table Name</w:delText>
              </w:r>
            </w:del>
          </w:p>
        </w:tc>
        <w:tc>
          <w:tcPr>
            <w:tcW w:w="2302" w:type="dxa"/>
            <w:shd w:val="clear" w:color="auto" w:fill="76CDD8"/>
          </w:tcPr>
          <w:p w14:paraId="26E9486E" w14:textId="4E801655" w:rsidR="006F645E" w:rsidRPr="00BE17E0" w:rsidDel="00396F16" w:rsidRDefault="006F645E" w:rsidP="00BE17E0">
            <w:pPr>
              <w:pStyle w:val="BodyText"/>
              <w:widowControl w:val="0"/>
              <w:spacing w:line="360" w:lineRule="auto"/>
              <w:jc w:val="center"/>
              <w:rPr>
                <w:del w:id="317" w:author="Meiram Makabaev" w:date="2026-04-19T19:26:00Z" w16du:dateUtc="2026-04-19T14:26:00Z"/>
                <w:color w:val="FFFFFF" w:themeColor="background1"/>
                <w:sz w:val="18"/>
                <w:szCs w:val="18"/>
              </w:rPr>
            </w:pPr>
            <w:del w:id="318" w:author="Meiram Makabaev" w:date="2026-04-19T19:26:00Z" w16du:dateUtc="2026-04-19T14:26:00Z">
              <w:r w:rsidRPr="00BE17E0" w:rsidDel="00396F16">
                <w:rPr>
                  <w:color w:val="FFFFFF" w:themeColor="background1"/>
                  <w:sz w:val="18"/>
                  <w:szCs w:val="18"/>
                </w:rPr>
                <w:delText xml:space="preserve">Field name </w:delText>
              </w:r>
            </w:del>
          </w:p>
        </w:tc>
        <w:tc>
          <w:tcPr>
            <w:tcW w:w="2302" w:type="dxa"/>
            <w:shd w:val="clear" w:color="auto" w:fill="76CDD8"/>
          </w:tcPr>
          <w:p w14:paraId="5E8C7867" w14:textId="22E59AB7" w:rsidR="006F645E" w:rsidRPr="00BE17E0" w:rsidDel="00396F16" w:rsidRDefault="006F645E" w:rsidP="00BE17E0">
            <w:pPr>
              <w:pStyle w:val="BodyText"/>
              <w:widowControl w:val="0"/>
              <w:spacing w:line="360" w:lineRule="auto"/>
              <w:jc w:val="center"/>
              <w:rPr>
                <w:del w:id="319" w:author="Meiram Makabaev" w:date="2026-04-19T19:26:00Z" w16du:dateUtc="2026-04-19T14:26:00Z"/>
                <w:color w:val="FFFFFF" w:themeColor="background1"/>
                <w:sz w:val="18"/>
                <w:szCs w:val="18"/>
              </w:rPr>
            </w:pPr>
            <w:del w:id="320" w:author="Meiram Makabaev" w:date="2026-04-19T19:26:00Z" w16du:dateUtc="2026-04-19T14:26:00Z">
              <w:r w:rsidRPr="00BE17E0" w:rsidDel="00396F16">
                <w:rPr>
                  <w:color w:val="FFFFFF" w:themeColor="background1"/>
                  <w:sz w:val="18"/>
                  <w:szCs w:val="18"/>
                </w:rPr>
                <w:delText xml:space="preserve">Field Description </w:delText>
              </w:r>
            </w:del>
          </w:p>
        </w:tc>
        <w:tc>
          <w:tcPr>
            <w:tcW w:w="2302" w:type="dxa"/>
            <w:shd w:val="clear" w:color="auto" w:fill="76CDD8"/>
          </w:tcPr>
          <w:p w14:paraId="4DF3FC75" w14:textId="5D6D1E2B" w:rsidR="006F645E" w:rsidRPr="00BE17E0" w:rsidDel="00396F16" w:rsidRDefault="006F645E" w:rsidP="00BE17E0">
            <w:pPr>
              <w:pStyle w:val="BodyText"/>
              <w:widowControl w:val="0"/>
              <w:spacing w:line="360" w:lineRule="auto"/>
              <w:jc w:val="center"/>
              <w:rPr>
                <w:del w:id="321" w:author="Meiram Makabaev" w:date="2026-04-19T19:26:00Z" w16du:dateUtc="2026-04-19T14:26:00Z"/>
                <w:color w:val="FFFFFF" w:themeColor="background1"/>
                <w:sz w:val="18"/>
                <w:szCs w:val="18"/>
              </w:rPr>
            </w:pPr>
            <w:del w:id="322" w:author="Meiram Makabaev" w:date="2026-04-19T19:26:00Z" w16du:dateUtc="2026-04-19T14:26:00Z">
              <w:r w:rsidRPr="00BE17E0" w:rsidDel="00396F16">
                <w:rPr>
                  <w:color w:val="FFFFFF" w:themeColor="background1"/>
                  <w:sz w:val="18"/>
                  <w:szCs w:val="18"/>
                </w:rPr>
                <w:delText xml:space="preserve">Data Type </w:delText>
              </w:r>
            </w:del>
          </w:p>
        </w:tc>
      </w:tr>
      <w:tr w:rsidR="00BE17E0" w:rsidDel="00396F16" w14:paraId="15601FC3" w14:textId="58903259" w:rsidTr="00BE17E0">
        <w:trPr>
          <w:trHeight w:val="432"/>
          <w:del w:id="323" w:author="Meiram Makabaev" w:date="2026-04-19T19:26:00Z" w16du:dateUtc="2026-04-19T14:26:00Z"/>
        </w:trPr>
        <w:tc>
          <w:tcPr>
            <w:tcW w:w="2302" w:type="dxa"/>
            <w:vMerge w:val="restart"/>
          </w:tcPr>
          <w:p w14:paraId="4FB44A01" w14:textId="1C59F36B" w:rsidR="00BE17E0" w:rsidDel="00396F16" w:rsidRDefault="00BE17E0" w:rsidP="006F645E">
            <w:pPr>
              <w:pStyle w:val="BodyText"/>
              <w:rPr>
                <w:del w:id="324" w:author="Meiram Makabaev" w:date="2026-04-19T19:26:00Z" w16du:dateUtc="2026-04-19T14:26:00Z"/>
              </w:rPr>
            </w:pPr>
            <w:del w:id="325" w:author="Meiram Makabaev" w:date="2026-04-19T19:26:00Z" w16du:dateUtc="2026-04-19T14:26:00Z">
              <w:r w:rsidDel="00396F16">
                <w:delText xml:space="preserve"> Table 1</w:delText>
              </w:r>
            </w:del>
          </w:p>
        </w:tc>
        <w:tc>
          <w:tcPr>
            <w:tcW w:w="2302" w:type="dxa"/>
          </w:tcPr>
          <w:p w14:paraId="5287EB7E" w14:textId="41DC0E70" w:rsidR="00BE17E0" w:rsidDel="00396F16" w:rsidRDefault="00BE17E0" w:rsidP="006F645E">
            <w:pPr>
              <w:pStyle w:val="BodyText"/>
              <w:rPr>
                <w:del w:id="326" w:author="Meiram Makabaev" w:date="2026-04-19T19:26:00Z" w16du:dateUtc="2026-04-19T14:26:00Z"/>
              </w:rPr>
            </w:pPr>
            <w:del w:id="327" w:author="Meiram Makabaev" w:date="2026-04-19T19:26:00Z" w16du:dateUtc="2026-04-19T14:26:00Z">
              <w:r w:rsidDel="00396F16">
                <w:delText>Field Name 1</w:delText>
              </w:r>
            </w:del>
          </w:p>
        </w:tc>
        <w:tc>
          <w:tcPr>
            <w:tcW w:w="2302" w:type="dxa"/>
          </w:tcPr>
          <w:p w14:paraId="43622687" w14:textId="3222ABDD" w:rsidR="00BE17E0" w:rsidDel="00396F16" w:rsidRDefault="00BE17E0" w:rsidP="006F645E">
            <w:pPr>
              <w:pStyle w:val="BodyText"/>
              <w:rPr>
                <w:del w:id="328" w:author="Meiram Makabaev" w:date="2026-04-19T19:26:00Z" w16du:dateUtc="2026-04-19T14:26:00Z"/>
              </w:rPr>
            </w:pPr>
            <w:del w:id="329" w:author="Meiram Makabaev" w:date="2026-04-19T19:26:00Z" w16du:dateUtc="2026-04-19T14:26:00Z">
              <w:r w:rsidDel="00396F16">
                <w:delText>&lt;description&gt;</w:delText>
              </w:r>
              <w:r w:rsidR="00074855" w:rsidDel="00396F16">
                <w:delText>, PK/FK</w:delText>
              </w:r>
            </w:del>
          </w:p>
        </w:tc>
        <w:tc>
          <w:tcPr>
            <w:tcW w:w="2302" w:type="dxa"/>
          </w:tcPr>
          <w:p w14:paraId="276CD625" w14:textId="77281A91" w:rsidR="00BE17E0" w:rsidDel="00396F16" w:rsidRDefault="00BE17E0" w:rsidP="006F645E">
            <w:pPr>
              <w:pStyle w:val="BodyText"/>
              <w:rPr>
                <w:del w:id="330" w:author="Meiram Makabaev" w:date="2026-04-19T19:26:00Z" w16du:dateUtc="2026-04-19T14:26:00Z"/>
              </w:rPr>
            </w:pPr>
            <w:del w:id="331" w:author="Meiram Makabaev" w:date="2026-04-19T19:26:00Z" w16du:dateUtc="2026-04-19T14:26:00Z">
              <w:r w:rsidDel="00396F16">
                <w:delText>Int</w:delText>
              </w:r>
            </w:del>
          </w:p>
        </w:tc>
      </w:tr>
      <w:tr w:rsidR="00BE17E0" w:rsidDel="00396F16" w14:paraId="44050B2A" w14:textId="02E1D17B" w:rsidTr="00BE17E0">
        <w:trPr>
          <w:trHeight w:val="432"/>
          <w:del w:id="332" w:author="Meiram Makabaev" w:date="2026-04-19T19:26:00Z" w16du:dateUtc="2026-04-19T14:26:00Z"/>
        </w:trPr>
        <w:tc>
          <w:tcPr>
            <w:tcW w:w="2302" w:type="dxa"/>
            <w:vMerge/>
          </w:tcPr>
          <w:p w14:paraId="3310B3B8" w14:textId="2EE85BF8" w:rsidR="00BE17E0" w:rsidDel="00396F16" w:rsidRDefault="00BE17E0" w:rsidP="006F645E">
            <w:pPr>
              <w:pStyle w:val="BodyText"/>
              <w:rPr>
                <w:del w:id="333" w:author="Meiram Makabaev" w:date="2026-04-19T19:26:00Z" w16du:dateUtc="2026-04-19T14:26:00Z"/>
              </w:rPr>
            </w:pPr>
          </w:p>
        </w:tc>
        <w:tc>
          <w:tcPr>
            <w:tcW w:w="2302" w:type="dxa"/>
          </w:tcPr>
          <w:p w14:paraId="22CB5DE1" w14:textId="231D188E" w:rsidR="00BE17E0" w:rsidDel="00396F16" w:rsidRDefault="00BE17E0" w:rsidP="006F645E">
            <w:pPr>
              <w:pStyle w:val="BodyText"/>
              <w:rPr>
                <w:del w:id="334" w:author="Meiram Makabaev" w:date="2026-04-19T19:26:00Z" w16du:dateUtc="2026-04-19T14:26:00Z"/>
              </w:rPr>
            </w:pPr>
            <w:del w:id="335" w:author="Meiram Makabaev" w:date="2026-04-19T19:26:00Z" w16du:dateUtc="2026-04-19T14:26:00Z">
              <w:r w:rsidDel="00396F16">
                <w:delText>Filed Name N</w:delText>
              </w:r>
            </w:del>
          </w:p>
        </w:tc>
        <w:tc>
          <w:tcPr>
            <w:tcW w:w="2302" w:type="dxa"/>
          </w:tcPr>
          <w:p w14:paraId="6EDD57E1" w14:textId="2E43C2CC" w:rsidR="00BE17E0" w:rsidDel="00396F16" w:rsidRDefault="00BE17E0" w:rsidP="006F645E">
            <w:pPr>
              <w:pStyle w:val="BodyText"/>
              <w:rPr>
                <w:del w:id="336" w:author="Meiram Makabaev" w:date="2026-04-19T19:26:00Z" w16du:dateUtc="2026-04-19T14:26:00Z"/>
              </w:rPr>
            </w:pPr>
            <w:del w:id="337" w:author="Meiram Makabaev" w:date="2026-04-19T19:26:00Z" w16du:dateUtc="2026-04-19T14:26:00Z">
              <w:r w:rsidDel="00396F16">
                <w:delText>&lt;description&gt;</w:delText>
              </w:r>
            </w:del>
          </w:p>
        </w:tc>
        <w:tc>
          <w:tcPr>
            <w:tcW w:w="2302" w:type="dxa"/>
          </w:tcPr>
          <w:p w14:paraId="3C813618" w14:textId="7894E353" w:rsidR="00BE17E0" w:rsidDel="00396F16" w:rsidRDefault="00BE17E0" w:rsidP="006F645E">
            <w:pPr>
              <w:pStyle w:val="BodyText"/>
              <w:rPr>
                <w:del w:id="338" w:author="Meiram Makabaev" w:date="2026-04-19T19:26:00Z" w16du:dateUtc="2026-04-19T14:26:00Z"/>
              </w:rPr>
            </w:pPr>
            <w:del w:id="339" w:author="Meiram Makabaev" w:date="2026-04-19T19:26:00Z" w16du:dateUtc="2026-04-19T14:26:00Z">
              <w:r w:rsidDel="00396F16">
                <w:delText>Text</w:delText>
              </w:r>
            </w:del>
          </w:p>
        </w:tc>
      </w:tr>
    </w:tbl>
    <w:p w14:paraId="549574F1" w14:textId="77777777" w:rsidR="00396F16" w:rsidRDefault="00396F16" w:rsidP="00396F16">
      <w:pPr>
        <w:pStyle w:val="BodyText"/>
        <w:rPr>
          <w:ins w:id="340" w:author="Meiram Makabaev" w:date="2026-04-19T19:30:00Z" w16du:dateUtc="2026-04-19T14:30:00Z"/>
        </w:rPr>
      </w:pPr>
      <w:ins w:id="341" w:author="Meiram Makabaev" w:date="2026-04-19T19:30:00Z" w16du:dateUtc="2026-04-19T14:30:00Z">
        <w:r>
          <w:t>1. Climber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7"/>
      </w:tblGrid>
      <w:tr w:rsidR="00396F16" w:rsidRPr="003440F8" w14:paraId="6255FC07" w14:textId="77777777">
        <w:trPr>
          <w:ins w:id="342" w:author="Meiram Makabaev" w:date="2026-04-19T19:30:00Z" w16du:dateUtc="2026-04-19T14:30:00Z"/>
        </w:trPr>
        <w:tc>
          <w:tcPr>
            <w:tcW w:w="9347" w:type="dxa"/>
          </w:tcPr>
          <w:p w14:paraId="29F2CAAC" w14:textId="77777777" w:rsidR="00396F16" w:rsidRPr="003440F8" w:rsidRDefault="00396F16" w:rsidP="003440F8">
            <w:pPr>
              <w:pStyle w:val="BodyText"/>
              <w:rPr>
                <w:ins w:id="343" w:author="Meiram Makabaev" w:date="2026-04-19T19:30:00Z" w16du:dateUtc="2026-04-19T14:30:00Z"/>
              </w:rPr>
            </w:pPr>
            <w:proofErr w:type="spellStart"/>
            <w:ins w:id="344" w:author="Meiram Makabaev" w:date="2026-04-19T19:30:00Z" w16du:dateUtc="2026-04-19T14:30:00Z">
              <w:r w:rsidRPr="003440F8">
                <w:t>climber_id</w:t>
              </w:r>
              <w:proofErr w:type="spellEnd"/>
              <w:r w:rsidRPr="003440F8">
                <w:t xml:space="preserve"> INT PRIMARY KEY</w:t>
              </w:r>
            </w:ins>
          </w:p>
        </w:tc>
      </w:tr>
      <w:tr w:rsidR="00396F16" w:rsidRPr="003440F8" w14:paraId="36E5E83A" w14:textId="77777777">
        <w:trPr>
          <w:ins w:id="345" w:author="Meiram Makabaev" w:date="2026-04-19T19:30:00Z" w16du:dateUtc="2026-04-19T14:30:00Z"/>
        </w:trPr>
        <w:tc>
          <w:tcPr>
            <w:tcW w:w="9347" w:type="dxa"/>
          </w:tcPr>
          <w:p w14:paraId="17B286B1" w14:textId="77777777" w:rsidR="00396F16" w:rsidRPr="003440F8" w:rsidRDefault="00396F16" w:rsidP="003440F8">
            <w:pPr>
              <w:pStyle w:val="BodyText"/>
              <w:rPr>
                <w:ins w:id="346" w:author="Meiram Makabaev" w:date="2026-04-19T19:30:00Z" w16du:dateUtc="2026-04-19T14:30:00Z"/>
              </w:rPr>
            </w:pPr>
            <w:proofErr w:type="spellStart"/>
            <w:ins w:id="347" w:author="Meiram Makabaev" w:date="2026-04-19T19:30:00Z" w16du:dateUtc="2026-04-19T14:30:00Z">
              <w:r w:rsidRPr="003440F8">
                <w:t>first_name</w:t>
              </w:r>
              <w:proofErr w:type="spellEnd"/>
              <w:r w:rsidRPr="003440F8">
                <w:t xml:space="preserve"> </w:t>
              </w:r>
              <w:proofErr w:type="gramStart"/>
              <w:r w:rsidRPr="003440F8">
                <w:t>VARCHAR(</w:t>
              </w:r>
              <w:proofErr w:type="gramEnd"/>
              <w:r w:rsidRPr="003440F8">
                <w:t>100)</w:t>
              </w:r>
            </w:ins>
          </w:p>
        </w:tc>
      </w:tr>
      <w:tr w:rsidR="00396F16" w:rsidRPr="003440F8" w14:paraId="1294EE78" w14:textId="77777777">
        <w:trPr>
          <w:ins w:id="348" w:author="Meiram Makabaev" w:date="2026-04-19T19:30:00Z" w16du:dateUtc="2026-04-19T14:30:00Z"/>
        </w:trPr>
        <w:tc>
          <w:tcPr>
            <w:tcW w:w="9347" w:type="dxa"/>
          </w:tcPr>
          <w:p w14:paraId="2D0ACE31" w14:textId="77777777" w:rsidR="00396F16" w:rsidRPr="003440F8" w:rsidRDefault="00396F16" w:rsidP="003440F8">
            <w:pPr>
              <w:pStyle w:val="BodyText"/>
              <w:rPr>
                <w:ins w:id="349" w:author="Meiram Makabaev" w:date="2026-04-19T19:30:00Z" w16du:dateUtc="2026-04-19T14:30:00Z"/>
              </w:rPr>
            </w:pPr>
            <w:proofErr w:type="spellStart"/>
            <w:ins w:id="350" w:author="Meiram Makabaev" w:date="2026-04-19T19:30:00Z" w16du:dateUtc="2026-04-19T14:30:00Z">
              <w:r w:rsidRPr="003440F8">
                <w:t>last_name</w:t>
              </w:r>
              <w:proofErr w:type="spellEnd"/>
              <w:r w:rsidRPr="003440F8">
                <w:t xml:space="preserve"> </w:t>
              </w:r>
              <w:proofErr w:type="gramStart"/>
              <w:r w:rsidRPr="003440F8">
                <w:t>VARCHAR(</w:t>
              </w:r>
              <w:proofErr w:type="gramEnd"/>
              <w:r w:rsidRPr="003440F8">
                <w:t>100)</w:t>
              </w:r>
            </w:ins>
          </w:p>
        </w:tc>
      </w:tr>
      <w:tr w:rsidR="00396F16" w:rsidRPr="003440F8" w14:paraId="1E6CA561" w14:textId="77777777">
        <w:trPr>
          <w:ins w:id="351" w:author="Meiram Makabaev" w:date="2026-04-19T19:30:00Z" w16du:dateUtc="2026-04-19T14:30:00Z"/>
        </w:trPr>
        <w:tc>
          <w:tcPr>
            <w:tcW w:w="9347" w:type="dxa"/>
          </w:tcPr>
          <w:p w14:paraId="768D1BB3" w14:textId="77777777" w:rsidR="00396F16" w:rsidRPr="003440F8" w:rsidRDefault="00396F16" w:rsidP="003440F8">
            <w:pPr>
              <w:pStyle w:val="BodyText"/>
              <w:rPr>
                <w:ins w:id="352" w:author="Meiram Makabaev" w:date="2026-04-19T19:30:00Z" w16du:dateUtc="2026-04-19T14:30:00Z"/>
              </w:rPr>
            </w:pPr>
            <w:ins w:id="353" w:author="Meiram Makabaev" w:date="2026-04-19T19:30:00Z" w16du:dateUtc="2026-04-19T14:30:00Z">
              <w:r w:rsidRPr="003440F8">
                <w:t xml:space="preserve">email </w:t>
              </w:r>
              <w:proofErr w:type="gramStart"/>
              <w:r w:rsidRPr="003440F8">
                <w:t>VARCHAR(</w:t>
              </w:r>
              <w:proofErr w:type="gramEnd"/>
              <w:r w:rsidRPr="003440F8">
                <w:t>255)</w:t>
              </w:r>
            </w:ins>
          </w:p>
        </w:tc>
      </w:tr>
      <w:tr w:rsidR="00396F16" w:rsidRPr="003440F8" w14:paraId="357ABB7A" w14:textId="77777777">
        <w:trPr>
          <w:ins w:id="354" w:author="Meiram Makabaev" w:date="2026-04-19T19:30:00Z" w16du:dateUtc="2026-04-19T14:30:00Z"/>
        </w:trPr>
        <w:tc>
          <w:tcPr>
            <w:tcW w:w="9347" w:type="dxa"/>
          </w:tcPr>
          <w:p w14:paraId="49113DC0" w14:textId="77777777" w:rsidR="00396F16" w:rsidRPr="003440F8" w:rsidRDefault="00396F16" w:rsidP="003440F8">
            <w:pPr>
              <w:pStyle w:val="BodyText"/>
              <w:rPr>
                <w:ins w:id="355" w:author="Meiram Makabaev" w:date="2026-04-19T19:30:00Z" w16du:dateUtc="2026-04-19T14:30:00Z"/>
              </w:rPr>
            </w:pPr>
            <w:ins w:id="356" w:author="Meiram Makabaev" w:date="2026-04-19T19:30:00Z" w16du:dateUtc="2026-04-19T14:30:00Z">
              <w:r w:rsidRPr="003440F8">
                <w:t xml:space="preserve">phone </w:t>
              </w:r>
              <w:proofErr w:type="gramStart"/>
              <w:r w:rsidRPr="003440F8">
                <w:t>VARCHAR(</w:t>
              </w:r>
              <w:proofErr w:type="gramEnd"/>
              <w:r w:rsidRPr="003440F8">
                <w:t>20)</w:t>
              </w:r>
            </w:ins>
          </w:p>
        </w:tc>
      </w:tr>
    </w:tbl>
    <w:p w14:paraId="0362EC3E" w14:textId="77777777" w:rsidR="00396F16" w:rsidRDefault="00396F16" w:rsidP="00396F16">
      <w:pPr>
        <w:pStyle w:val="BodyText"/>
        <w:rPr>
          <w:ins w:id="357" w:author="Meiram Makabaev" w:date="2026-04-19T19:30:00Z" w16du:dateUtc="2026-04-19T14:30:00Z"/>
        </w:rPr>
      </w:pPr>
      <w:ins w:id="358" w:author="Meiram Makabaev" w:date="2026-04-19T19:30:00Z" w16du:dateUtc="2026-04-19T14:30:00Z">
        <w:r>
          <w:lastRenderedPageBreak/>
          <w:t>2. Address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7"/>
      </w:tblGrid>
      <w:tr w:rsidR="00064A93" w:rsidRPr="00393429" w14:paraId="1286D15B" w14:textId="77777777">
        <w:trPr>
          <w:ins w:id="359" w:author="Meiram Makabaev" w:date="2026-04-19T19:31:00Z" w16du:dateUtc="2026-04-19T14:31:00Z"/>
        </w:trPr>
        <w:tc>
          <w:tcPr>
            <w:tcW w:w="9347" w:type="dxa"/>
          </w:tcPr>
          <w:p w14:paraId="4CDB422F" w14:textId="77777777" w:rsidR="00064A93" w:rsidRPr="00393429" w:rsidRDefault="00064A93" w:rsidP="00393429">
            <w:pPr>
              <w:pStyle w:val="BodyText"/>
              <w:rPr>
                <w:ins w:id="360" w:author="Meiram Makabaev" w:date="2026-04-19T19:31:00Z" w16du:dateUtc="2026-04-19T14:31:00Z"/>
              </w:rPr>
            </w:pPr>
            <w:proofErr w:type="spellStart"/>
            <w:ins w:id="361" w:author="Meiram Makabaev" w:date="2026-04-19T19:31:00Z" w16du:dateUtc="2026-04-19T14:31:00Z">
              <w:r w:rsidRPr="00393429">
                <w:t>address_id</w:t>
              </w:r>
              <w:proofErr w:type="spellEnd"/>
              <w:r w:rsidRPr="00393429">
                <w:t xml:space="preserve"> INT PRIMARY KEY</w:t>
              </w:r>
            </w:ins>
          </w:p>
        </w:tc>
      </w:tr>
      <w:tr w:rsidR="00064A93" w:rsidRPr="00393429" w14:paraId="5F197664" w14:textId="77777777">
        <w:trPr>
          <w:ins w:id="362" w:author="Meiram Makabaev" w:date="2026-04-19T19:31:00Z" w16du:dateUtc="2026-04-19T14:31:00Z"/>
        </w:trPr>
        <w:tc>
          <w:tcPr>
            <w:tcW w:w="9347" w:type="dxa"/>
          </w:tcPr>
          <w:p w14:paraId="591A4016" w14:textId="77777777" w:rsidR="00064A93" w:rsidRPr="00393429" w:rsidRDefault="00064A93" w:rsidP="00393429">
            <w:pPr>
              <w:pStyle w:val="BodyText"/>
              <w:rPr>
                <w:ins w:id="363" w:author="Meiram Makabaev" w:date="2026-04-19T19:31:00Z" w16du:dateUtc="2026-04-19T14:31:00Z"/>
              </w:rPr>
            </w:pPr>
            <w:ins w:id="364" w:author="Meiram Makabaev" w:date="2026-04-19T19:31:00Z" w16du:dateUtc="2026-04-19T14:31:00Z">
              <w:r w:rsidRPr="00393429">
                <w:t xml:space="preserve">country </w:t>
              </w:r>
              <w:proofErr w:type="gramStart"/>
              <w:r w:rsidRPr="00393429">
                <w:t>VARCHAR(</w:t>
              </w:r>
              <w:proofErr w:type="gramEnd"/>
              <w:r w:rsidRPr="00393429">
                <w:t>100)</w:t>
              </w:r>
            </w:ins>
          </w:p>
        </w:tc>
      </w:tr>
      <w:tr w:rsidR="00064A93" w:rsidRPr="00393429" w14:paraId="16A82BF4" w14:textId="77777777">
        <w:trPr>
          <w:ins w:id="365" w:author="Meiram Makabaev" w:date="2026-04-19T19:31:00Z" w16du:dateUtc="2026-04-19T14:31:00Z"/>
        </w:trPr>
        <w:tc>
          <w:tcPr>
            <w:tcW w:w="9347" w:type="dxa"/>
          </w:tcPr>
          <w:p w14:paraId="6EDFB178" w14:textId="77777777" w:rsidR="00064A93" w:rsidRPr="00393429" w:rsidRDefault="00064A93" w:rsidP="00393429">
            <w:pPr>
              <w:pStyle w:val="BodyText"/>
              <w:rPr>
                <w:ins w:id="366" w:author="Meiram Makabaev" w:date="2026-04-19T19:31:00Z" w16du:dateUtc="2026-04-19T14:31:00Z"/>
              </w:rPr>
            </w:pPr>
            <w:ins w:id="367" w:author="Meiram Makabaev" w:date="2026-04-19T19:31:00Z" w16du:dateUtc="2026-04-19T14:31:00Z">
              <w:r w:rsidRPr="00393429">
                <w:t xml:space="preserve">city </w:t>
              </w:r>
              <w:proofErr w:type="gramStart"/>
              <w:r w:rsidRPr="00393429">
                <w:t>VARCHAR(</w:t>
              </w:r>
              <w:proofErr w:type="gramEnd"/>
              <w:r w:rsidRPr="00393429">
                <w:t>100)</w:t>
              </w:r>
            </w:ins>
          </w:p>
        </w:tc>
      </w:tr>
      <w:tr w:rsidR="00064A93" w:rsidRPr="00393429" w14:paraId="5208D0E2" w14:textId="77777777">
        <w:trPr>
          <w:ins w:id="368" w:author="Meiram Makabaev" w:date="2026-04-19T19:31:00Z" w16du:dateUtc="2026-04-19T14:31:00Z"/>
        </w:trPr>
        <w:tc>
          <w:tcPr>
            <w:tcW w:w="9347" w:type="dxa"/>
          </w:tcPr>
          <w:p w14:paraId="4CAADDB9" w14:textId="77777777" w:rsidR="00064A93" w:rsidRPr="00393429" w:rsidRDefault="00064A93" w:rsidP="00393429">
            <w:pPr>
              <w:pStyle w:val="BodyText"/>
              <w:rPr>
                <w:ins w:id="369" w:author="Meiram Makabaev" w:date="2026-04-19T19:31:00Z" w16du:dateUtc="2026-04-19T14:31:00Z"/>
              </w:rPr>
            </w:pPr>
            <w:ins w:id="370" w:author="Meiram Makabaev" w:date="2026-04-19T19:31:00Z" w16du:dateUtc="2026-04-19T14:31:00Z">
              <w:r w:rsidRPr="00393429">
                <w:t xml:space="preserve">street </w:t>
              </w:r>
              <w:proofErr w:type="gramStart"/>
              <w:r w:rsidRPr="00393429">
                <w:t>VARCHAR(</w:t>
              </w:r>
              <w:proofErr w:type="gramEnd"/>
              <w:r w:rsidRPr="00393429">
                <w:t>255)</w:t>
              </w:r>
            </w:ins>
          </w:p>
        </w:tc>
      </w:tr>
    </w:tbl>
    <w:p w14:paraId="6D7B03CF" w14:textId="77777777" w:rsidR="00396F16" w:rsidRDefault="00396F16" w:rsidP="00396F16">
      <w:pPr>
        <w:pStyle w:val="BodyText"/>
        <w:rPr>
          <w:ins w:id="371" w:author="Meiram Makabaev" w:date="2026-04-19T19:30:00Z" w16du:dateUtc="2026-04-19T14:30:00Z"/>
        </w:rPr>
      </w:pPr>
      <w:ins w:id="372" w:author="Meiram Makabaev" w:date="2026-04-19T19:30:00Z" w16du:dateUtc="2026-04-19T14:30:00Z">
        <w:r>
          <w:t xml:space="preserve">3. </w:t>
        </w:r>
        <w:proofErr w:type="spellStart"/>
        <w:r>
          <w:t>Climber_Address</w:t>
        </w:r>
        <w:proofErr w:type="spellEnd"/>
        <w:r>
          <w:t xml:space="preserve"> (</w:t>
        </w:r>
        <w:proofErr w:type="gramStart"/>
        <w:r>
          <w:t>M:N</w:t>
        </w:r>
        <w:proofErr w:type="gramEnd"/>
        <w:r>
          <w:t>)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7"/>
      </w:tblGrid>
      <w:tr w:rsidR="00064A93" w:rsidRPr="00C445A0" w14:paraId="6CE1A8DD" w14:textId="77777777">
        <w:trPr>
          <w:ins w:id="373" w:author="Meiram Makabaev" w:date="2026-04-19T19:31:00Z" w16du:dateUtc="2026-04-19T14:31:00Z"/>
        </w:trPr>
        <w:tc>
          <w:tcPr>
            <w:tcW w:w="9347" w:type="dxa"/>
          </w:tcPr>
          <w:p w14:paraId="5C34B3C6" w14:textId="77777777" w:rsidR="00064A93" w:rsidRPr="00C445A0" w:rsidRDefault="00064A93" w:rsidP="00C445A0">
            <w:pPr>
              <w:pStyle w:val="BodyText"/>
              <w:rPr>
                <w:ins w:id="374" w:author="Meiram Makabaev" w:date="2026-04-19T19:31:00Z" w16du:dateUtc="2026-04-19T14:31:00Z"/>
              </w:rPr>
            </w:pPr>
            <w:proofErr w:type="spellStart"/>
            <w:ins w:id="375" w:author="Meiram Makabaev" w:date="2026-04-19T19:31:00Z" w16du:dateUtc="2026-04-19T14:31:00Z">
              <w:r w:rsidRPr="00C445A0">
                <w:t>climber_id</w:t>
              </w:r>
              <w:proofErr w:type="spellEnd"/>
              <w:r w:rsidRPr="00C445A0">
                <w:t xml:space="preserve"> INT</w:t>
              </w:r>
            </w:ins>
          </w:p>
        </w:tc>
      </w:tr>
      <w:tr w:rsidR="00064A93" w:rsidRPr="00C445A0" w14:paraId="40F9A1A0" w14:textId="77777777">
        <w:trPr>
          <w:ins w:id="376" w:author="Meiram Makabaev" w:date="2026-04-19T19:31:00Z" w16du:dateUtc="2026-04-19T14:31:00Z"/>
        </w:trPr>
        <w:tc>
          <w:tcPr>
            <w:tcW w:w="9347" w:type="dxa"/>
          </w:tcPr>
          <w:p w14:paraId="281822BE" w14:textId="77777777" w:rsidR="00064A93" w:rsidRPr="00C445A0" w:rsidRDefault="00064A93" w:rsidP="00C445A0">
            <w:pPr>
              <w:pStyle w:val="BodyText"/>
              <w:rPr>
                <w:ins w:id="377" w:author="Meiram Makabaev" w:date="2026-04-19T19:31:00Z" w16du:dateUtc="2026-04-19T14:31:00Z"/>
              </w:rPr>
            </w:pPr>
            <w:proofErr w:type="spellStart"/>
            <w:ins w:id="378" w:author="Meiram Makabaev" w:date="2026-04-19T19:31:00Z" w16du:dateUtc="2026-04-19T14:31:00Z">
              <w:r w:rsidRPr="00C445A0">
                <w:t>address_id</w:t>
              </w:r>
              <w:proofErr w:type="spellEnd"/>
              <w:r w:rsidRPr="00C445A0">
                <w:t xml:space="preserve"> INT</w:t>
              </w:r>
            </w:ins>
          </w:p>
        </w:tc>
      </w:tr>
      <w:tr w:rsidR="00064A93" w:rsidRPr="00C445A0" w14:paraId="5B1D63CB" w14:textId="77777777">
        <w:trPr>
          <w:ins w:id="379" w:author="Meiram Makabaev" w:date="2026-04-19T19:31:00Z" w16du:dateUtc="2026-04-19T14:31:00Z"/>
        </w:trPr>
        <w:tc>
          <w:tcPr>
            <w:tcW w:w="9347" w:type="dxa"/>
          </w:tcPr>
          <w:p w14:paraId="43BA3F5B" w14:textId="77777777" w:rsidR="00064A93" w:rsidRPr="00C445A0" w:rsidRDefault="00064A93" w:rsidP="00C445A0">
            <w:pPr>
              <w:pStyle w:val="BodyText"/>
              <w:rPr>
                <w:ins w:id="380" w:author="Meiram Makabaev" w:date="2026-04-19T19:31:00Z" w16du:dateUtc="2026-04-19T14:31:00Z"/>
              </w:rPr>
            </w:pPr>
            <w:ins w:id="381" w:author="Meiram Makabaev" w:date="2026-04-19T19:31:00Z" w16du:dateUtc="2026-04-19T14:31:00Z">
              <w:r w:rsidRPr="00C445A0">
                <w:t>PRIMARY KEY (</w:t>
              </w:r>
              <w:proofErr w:type="spellStart"/>
              <w:r w:rsidRPr="00C445A0">
                <w:t>climber_id</w:t>
              </w:r>
              <w:proofErr w:type="spellEnd"/>
              <w:r w:rsidRPr="00C445A0">
                <w:t xml:space="preserve">, </w:t>
              </w:r>
              <w:proofErr w:type="spellStart"/>
              <w:r w:rsidRPr="00C445A0">
                <w:t>address_id</w:t>
              </w:r>
              <w:proofErr w:type="spellEnd"/>
              <w:r w:rsidRPr="00C445A0">
                <w:t>),</w:t>
              </w:r>
            </w:ins>
          </w:p>
        </w:tc>
      </w:tr>
      <w:tr w:rsidR="00064A93" w:rsidRPr="00C445A0" w14:paraId="009928C7" w14:textId="77777777">
        <w:trPr>
          <w:ins w:id="382" w:author="Meiram Makabaev" w:date="2026-04-19T19:31:00Z" w16du:dateUtc="2026-04-19T14:31:00Z"/>
        </w:trPr>
        <w:tc>
          <w:tcPr>
            <w:tcW w:w="9347" w:type="dxa"/>
          </w:tcPr>
          <w:p w14:paraId="118A4581" w14:textId="77777777" w:rsidR="00064A93" w:rsidRPr="00C445A0" w:rsidRDefault="00064A93" w:rsidP="00C445A0">
            <w:pPr>
              <w:pStyle w:val="BodyText"/>
              <w:rPr>
                <w:ins w:id="383" w:author="Meiram Makabaev" w:date="2026-04-19T19:31:00Z" w16du:dateUtc="2026-04-19T14:31:00Z"/>
              </w:rPr>
            </w:pPr>
            <w:ins w:id="384" w:author="Meiram Makabaev" w:date="2026-04-19T19:31:00Z" w16du:dateUtc="2026-04-19T14:31:00Z">
              <w:r w:rsidRPr="00C445A0">
                <w:t>FOREIGN KEY (</w:t>
              </w:r>
              <w:proofErr w:type="spellStart"/>
              <w:r w:rsidRPr="00C445A0">
                <w:t>climber_id</w:t>
              </w:r>
              <w:proofErr w:type="spellEnd"/>
              <w:r w:rsidRPr="00C445A0">
                <w:t>) REFERENCES Climber(</w:t>
              </w:r>
              <w:proofErr w:type="spellStart"/>
              <w:r w:rsidRPr="00C445A0">
                <w:t>climber_id</w:t>
              </w:r>
              <w:proofErr w:type="spellEnd"/>
              <w:r w:rsidRPr="00C445A0">
                <w:t>),</w:t>
              </w:r>
            </w:ins>
          </w:p>
        </w:tc>
      </w:tr>
      <w:tr w:rsidR="00064A93" w:rsidRPr="00C445A0" w14:paraId="2D50E2A9" w14:textId="77777777">
        <w:trPr>
          <w:ins w:id="385" w:author="Meiram Makabaev" w:date="2026-04-19T19:31:00Z" w16du:dateUtc="2026-04-19T14:31:00Z"/>
        </w:trPr>
        <w:tc>
          <w:tcPr>
            <w:tcW w:w="9347" w:type="dxa"/>
          </w:tcPr>
          <w:p w14:paraId="0EBE15A4" w14:textId="77777777" w:rsidR="00064A93" w:rsidRPr="00C445A0" w:rsidRDefault="00064A93" w:rsidP="00C445A0">
            <w:pPr>
              <w:pStyle w:val="BodyText"/>
              <w:rPr>
                <w:ins w:id="386" w:author="Meiram Makabaev" w:date="2026-04-19T19:31:00Z" w16du:dateUtc="2026-04-19T14:31:00Z"/>
              </w:rPr>
            </w:pPr>
            <w:ins w:id="387" w:author="Meiram Makabaev" w:date="2026-04-19T19:31:00Z" w16du:dateUtc="2026-04-19T14:31:00Z">
              <w:r w:rsidRPr="00C445A0">
                <w:t>FOREIGN KEY (</w:t>
              </w:r>
              <w:proofErr w:type="spellStart"/>
              <w:r w:rsidRPr="00C445A0">
                <w:t>address_id</w:t>
              </w:r>
              <w:proofErr w:type="spellEnd"/>
              <w:r w:rsidRPr="00C445A0">
                <w:t>) REFERENCES Address(</w:t>
              </w:r>
              <w:proofErr w:type="spellStart"/>
              <w:r w:rsidRPr="00C445A0">
                <w:t>address_id</w:t>
              </w:r>
              <w:proofErr w:type="spellEnd"/>
              <w:r w:rsidRPr="00C445A0">
                <w:t>)</w:t>
              </w:r>
            </w:ins>
          </w:p>
        </w:tc>
      </w:tr>
    </w:tbl>
    <w:p w14:paraId="1A7340D2" w14:textId="77777777" w:rsidR="00396F16" w:rsidRDefault="00396F16" w:rsidP="00396F16">
      <w:pPr>
        <w:pStyle w:val="BodyText"/>
        <w:rPr>
          <w:ins w:id="388" w:author="Meiram Makabaev" w:date="2026-04-19T19:30:00Z" w16du:dateUtc="2026-04-19T14:30:00Z"/>
        </w:rPr>
      </w:pPr>
      <w:ins w:id="389" w:author="Meiram Makabaev" w:date="2026-04-19T19:30:00Z" w16du:dateUtc="2026-04-19T14:30:00Z">
        <w:r>
          <w:t>4. Mountain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7"/>
      </w:tblGrid>
      <w:tr w:rsidR="00064A93" w:rsidRPr="00BF0FC3" w14:paraId="2180B39F" w14:textId="77777777">
        <w:trPr>
          <w:ins w:id="390" w:author="Meiram Makabaev" w:date="2026-04-19T19:31:00Z" w16du:dateUtc="2026-04-19T14:31:00Z"/>
        </w:trPr>
        <w:tc>
          <w:tcPr>
            <w:tcW w:w="9347" w:type="dxa"/>
          </w:tcPr>
          <w:p w14:paraId="6F7CCAE5" w14:textId="77777777" w:rsidR="00064A93" w:rsidRPr="00BF0FC3" w:rsidRDefault="00064A93" w:rsidP="00BF0FC3">
            <w:pPr>
              <w:pStyle w:val="BodyText"/>
              <w:rPr>
                <w:ins w:id="391" w:author="Meiram Makabaev" w:date="2026-04-19T19:31:00Z" w16du:dateUtc="2026-04-19T14:31:00Z"/>
              </w:rPr>
            </w:pPr>
            <w:proofErr w:type="spellStart"/>
            <w:ins w:id="392" w:author="Meiram Makabaev" w:date="2026-04-19T19:31:00Z" w16du:dateUtc="2026-04-19T14:31:00Z">
              <w:r w:rsidRPr="00BF0FC3">
                <w:t>mountain_id</w:t>
              </w:r>
              <w:proofErr w:type="spellEnd"/>
              <w:r w:rsidRPr="00BF0FC3">
                <w:t xml:space="preserve"> INT PRIMARY KEY</w:t>
              </w:r>
            </w:ins>
          </w:p>
        </w:tc>
      </w:tr>
      <w:tr w:rsidR="00064A93" w:rsidRPr="00BF0FC3" w14:paraId="4486F597" w14:textId="77777777">
        <w:trPr>
          <w:ins w:id="393" w:author="Meiram Makabaev" w:date="2026-04-19T19:31:00Z" w16du:dateUtc="2026-04-19T14:31:00Z"/>
        </w:trPr>
        <w:tc>
          <w:tcPr>
            <w:tcW w:w="9347" w:type="dxa"/>
          </w:tcPr>
          <w:p w14:paraId="61779B20" w14:textId="77777777" w:rsidR="00064A93" w:rsidRPr="00BF0FC3" w:rsidRDefault="00064A93" w:rsidP="00BF0FC3">
            <w:pPr>
              <w:pStyle w:val="BodyText"/>
              <w:rPr>
                <w:ins w:id="394" w:author="Meiram Makabaev" w:date="2026-04-19T19:31:00Z" w16du:dateUtc="2026-04-19T14:31:00Z"/>
              </w:rPr>
            </w:pPr>
            <w:ins w:id="395" w:author="Meiram Makabaev" w:date="2026-04-19T19:31:00Z" w16du:dateUtc="2026-04-19T14:31:00Z">
              <w:r w:rsidRPr="00BF0FC3">
                <w:t xml:space="preserve">name </w:t>
              </w:r>
              <w:proofErr w:type="gramStart"/>
              <w:r w:rsidRPr="00BF0FC3">
                <w:t>VARCHAR(</w:t>
              </w:r>
              <w:proofErr w:type="gramEnd"/>
              <w:r w:rsidRPr="00BF0FC3">
                <w:t>150)</w:t>
              </w:r>
            </w:ins>
          </w:p>
        </w:tc>
      </w:tr>
      <w:tr w:rsidR="00064A93" w:rsidRPr="00BF0FC3" w14:paraId="742F8DAA" w14:textId="77777777">
        <w:trPr>
          <w:ins w:id="396" w:author="Meiram Makabaev" w:date="2026-04-19T19:31:00Z" w16du:dateUtc="2026-04-19T14:31:00Z"/>
        </w:trPr>
        <w:tc>
          <w:tcPr>
            <w:tcW w:w="9347" w:type="dxa"/>
          </w:tcPr>
          <w:p w14:paraId="088868F7" w14:textId="77777777" w:rsidR="00064A93" w:rsidRPr="00BF0FC3" w:rsidRDefault="00064A93" w:rsidP="00BF0FC3">
            <w:pPr>
              <w:pStyle w:val="BodyText"/>
              <w:rPr>
                <w:ins w:id="397" w:author="Meiram Makabaev" w:date="2026-04-19T19:31:00Z" w16du:dateUtc="2026-04-19T14:31:00Z"/>
              </w:rPr>
            </w:pPr>
            <w:ins w:id="398" w:author="Meiram Makabaev" w:date="2026-04-19T19:31:00Z" w16du:dateUtc="2026-04-19T14:31:00Z">
              <w:r w:rsidRPr="00BF0FC3">
                <w:t>height INT</w:t>
              </w:r>
            </w:ins>
          </w:p>
        </w:tc>
      </w:tr>
      <w:tr w:rsidR="00064A93" w:rsidRPr="00BF0FC3" w14:paraId="34AA6376" w14:textId="77777777">
        <w:trPr>
          <w:ins w:id="399" w:author="Meiram Makabaev" w:date="2026-04-19T19:31:00Z" w16du:dateUtc="2026-04-19T14:31:00Z"/>
        </w:trPr>
        <w:tc>
          <w:tcPr>
            <w:tcW w:w="9347" w:type="dxa"/>
          </w:tcPr>
          <w:p w14:paraId="5F5AACF7" w14:textId="77777777" w:rsidR="00064A93" w:rsidRPr="00BF0FC3" w:rsidRDefault="00064A93" w:rsidP="00BF0FC3">
            <w:pPr>
              <w:pStyle w:val="BodyText"/>
              <w:rPr>
                <w:ins w:id="400" w:author="Meiram Makabaev" w:date="2026-04-19T19:31:00Z" w16du:dateUtc="2026-04-19T14:31:00Z"/>
              </w:rPr>
            </w:pPr>
            <w:proofErr w:type="spellStart"/>
            <w:ins w:id="401" w:author="Meiram Makabaev" w:date="2026-04-19T19:31:00Z" w16du:dateUtc="2026-04-19T14:31:00Z">
              <w:r w:rsidRPr="00BF0FC3">
                <w:t>location_id</w:t>
              </w:r>
              <w:proofErr w:type="spellEnd"/>
              <w:r w:rsidRPr="00BF0FC3">
                <w:t xml:space="preserve"> INT</w:t>
              </w:r>
            </w:ins>
          </w:p>
        </w:tc>
      </w:tr>
      <w:tr w:rsidR="00064A93" w:rsidRPr="00BF0FC3" w14:paraId="7DF24412" w14:textId="77777777">
        <w:trPr>
          <w:ins w:id="402" w:author="Meiram Makabaev" w:date="2026-04-19T19:31:00Z" w16du:dateUtc="2026-04-19T14:31:00Z"/>
        </w:trPr>
        <w:tc>
          <w:tcPr>
            <w:tcW w:w="9347" w:type="dxa"/>
          </w:tcPr>
          <w:p w14:paraId="07B676A5" w14:textId="77777777" w:rsidR="00064A93" w:rsidRPr="00BF0FC3" w:rsidRDefault="00064A93" w:rsidP="00BF0FC3">
            <w:pPr>
              <w:pStyle w:val="BodyText"/>
              <w:rPr>
                <w:ins w:id="403" w:author="Meiram Makabaev" w:date="2026-04-19T19:31:00Z" w16du:dateUtc="2026-04-19T14:31:00Z"/>
              </w:rPr>
            </w:pPr>
            <w:ins w:id="404" w:author="Meiram Makabaev" w:date="2026-04-19T19:31:00Z" w16du:dateUtc="2026-04-19T14:31:00Z">
              <w:r w:rsidRPr="00BF0FC3">
                <w:t>FOREIGN KEY (</w:t>
              </w:r>
              <w:proofErr w:type="spellStart"/>
              <w:r w:rsidRPr="00BF0FC3">
                <w:t>location_id</w:t>
              </w:r>
              <w:proofErr w:type="spellEnd"/>
              <w:r w:rsidRPr="00BF0FC3">
                <w:t>) REFERENCES Location(</w:t>
              </w:r>
              <w:proofErr w:type="spellStart"/>
              <w:r w:rsidRPr="00BF0FC3">
                <w:t>location_id</w:t>
              </w:r>
              <w:proofErr w:type="spellEnd"/>
              <w:r w:rsidRPr="00BF0FC3">
                <w:t>)</w:t>
              </w:r>
            </w:ins>
          </w:p>
        </w:tc>
      </w:tr>
    </w:tbl>
    <w:p w14:paraId="423EA397" w14:textId="77777777" w:rsidR="00396F16" w:rsidRDefault="00396F16" w:rsidP="00396F16">
      <w:pPr>
        <w:pStyle w:val="BodyText"/>
        <w:rPr>
          <w:ins w:id="405" w:author="Meiram Makabaev" w:date="2026-04-19T19:30:00Z" w16du:dateUtc="2026-04-19T14:30:00Z"/>
        </w:rPr>
      </w:pPr>
      <w:ins w:id="406" w:author="Meiram Makabaev" w:date="2026-04-19T19:30:00Z" w16du:dateUtc="2026-04-19T14:30:00Z">
        <w:r>
          <w:t>5. Location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7"/>
      </w:tblGrid>
      <w:tr w:rsidR="00064A93" w:rsidRPr="00061970" w14:paraId="78CBF9AF" w14:textId="77777777">
        <w:trPr>
          <w:ins w:id="407" w:author="Meiram Makabaev" w:date="2026-04-19T19:31:00Z" w16du:dateUtc="2026-04-19T14:31:00Z"/>
        </w:trPr>
        <w:tc>
          <w:tcPr>
            <w:tcW w:w="9347" w:type="dxa"/>
          </w:tcPr>
          <w:p w14:paraId="06B8C0E0" w14:textId="77777777" w:rsidR="00064A93" w:rsidRPr="00061970" w:rsidRDefault="00064A93" w:rsidP="00061970">
            <w:pPr>
              <w:pStyle w:val="BodyText"/>
              <w:rPr>
                <w:ins w:id="408" w:author="Meiram Makabaev" w:date="2026-04-19T19:31:00Z" w16du:dateUtc="2026-04-19T14:31:00Z"/>
              </w:rPr>
            </w:pPr>
            <w:proofErr w:type="spellStart"/>
            <w:ins w:id="409" w:author="Meiram Makabaev" w:date="2026-04-19T19:31:00Z" w16du:dateUtc="2026-04-19T14:31:00Z">
              <w:r w:rsidRPr="00061970">
                <w:t>location_id</w:t>
              </w:r>
              <w:proofErr w:type="spellEnd"/>
              <w:r w:rsidRPr="00061970">
                <w:t xml:space="preserve"> INT PRIMARY KEY</w:t>
              </w:r>
            </w:ins>
          </w:p>
        </w:tc>
      </w:tr>
      <w:tr w:rsidR="00064A93" w:rsidRPr="00061970" w14:paraId="7F43AC67" w14:textId="77777777">
        <w:trPr>
          <w:ins w:id="410" w:author="Meiram Makabaev" w:date="2026-04-19T19:31:00Z" w16du:dateUtc="2026-04-19T14:31:00Z"/>
        </w:trPr>
        <w:tc>
          <w:tcPr>
            <w:tcW w:w="9347" w:type="dxa"/>
          </w:tcPr>
          <w:p w14:paraId="4436A423" w14:textId="77777777" w:rsidR="00064A93" w:rsidRPr="00061970" w:rsidRDefault="00064A93" w:rsidP="00061970">
            <w:pPr>
              <w:pStyle w:val="BodyText"/>
              <w:rPr>
                <w:ins w:id="411" w:author="Meiram Makabaev" w:date="2026-04-19T19:31:00Z" w16du:dateUtc="2026-04-19T14:31:00Z"/>
              </w:rPr>
            </w:pPr>
            <w:ins w:id="412" w:author="Meiram Makabaev" w:date="2026-04-19T19:31:00Z" w16du:dateUtc="2026-04-19T14:31:00Z">
              <w:r w:rsidRPr="00061970">
                <w:t xml:space="preserve">country </w:t>
              </w:r>
              <w:proofErr w:type="gramStart"/>
              <w:r w:rsidRPr="00061970">
                <w:t>VARCHAR(</w:t>
              </w:r>
              <w:proofErr w:type="gramEnd"/>
              <w:r w:rsidRPr="00061970">
                <w:t>100)</w:t>
              </w:r>
            </w:ins>
          </w:p>
        </w:tc>
      </w:tr>
      <w:tr w:rsidR="00064A93" w:rsidRPr="00061970" w14:paraId="5FC10A95" w14:textId="77777777">
        <w:trPr>
          <w:ins w:id="413" w:author="Meiram Makabaev" w:date="2026-04-19T19:31:00Z" w16du:dateUtc="2026-04-19T14:31:00Z"/>
        </w:trPr>
        <w:tc>
          <w:tcPr>
            <w:tcW w:w="9347" w:type="dxa"/>
          </w:tcPr>
          <w:p w14:paraId="6239D584" w14:textId="77777777" w:rsidR="00064A93" w:rsidRPr="00061970" w:rsidRDefault="00064A93" w:rsidP="00061970">
            <w:pPr>
              <w:pStyle w:val="BodyText"/>
              <w:rPr>
                <w:ins w:id="414" w:author="Meiram Makabaev" w:date="2026-04-19T19:31:00Z" w16du:dateUtc="2026-04-19T14:31:00Z"/>
              </w:rPr>
            </w:pPr>
            <w:ins w:id="415" w:author="Meiram Makabaev" w:date="2026-04-19T19:31:00Z" w16du:dateUtc="2026-04-19T14:31:00Z">
              <w:r w:rsidRPr="00061970">
                <w:t xml:space="preserve">region </w:t>
              </w:r>
              <w:proofErr w:type="gramStart"/>
              <w:r w:rsidRPr="00061970">
                <w:t>VARCHAR(</w:t>
              </w:r>
              <w:proofErr w:type="gramEnd"/>
              <w:r w:rsidRPr="00061970">
                <w:t>100)</w:t>
              </w:r>
            </w:ins>
          </w:p>
        </w:tc>
      </w:tr>
    </w:tbl>
    <w:p w14:paraId="2818BB6A" w14:textId="77777777" w:rsidR="00396F16" w:rsidRDefault="00396F16" w:rsidP="00396F16">
      <w:pPr>
        <w:pStyle w:val="BodyText"/>
        <w:rPr>
          <w:ins w:id="416" w:author="Meiram Makabaev" w:date="2026-04-19T19:30:00Z" w16du:dateUtc="2026-04-19T14:30:00Z"/>
        </w:rPr>
      </w:pPr>
      <w:ins w:id="417" w:author="Meiram Makabaev" w:date="2026-04-19T19:30:00Z" w16du:dateUtc="2026-04-19T14:30:00Z">
        <w:r>
          <w:t>6. Climb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7"/>
      </w:tblGrid>
      <w:tr w:rsidR="00064A93" w:rsidRPr="00F443F5" w14:paraId="1DE1DA4B" w14:textId="77777777">
        <w:trPr>
          <w:ins w:id="418" w:author="Meiram Makabaev" w:date="2026-04-19T19:31:00Z" w16du:dateUtc="2026-04-19T14:31:00Z"/>
        </w:trPr>
        <w:tc>
          <w:tcPr>
            <w:tcW w:w="9347" w:type="dxa"/>
          </w:tcPr>
          <w:p w14:paraId="4397493F" w14:textId="77777777" w:rsidR="00064A93" w:rsidRPr="00F443F5" w:rsidRDefault="00064A93" w:rsidP="00F443F5">
            <w:pPr>
              <w:pStyle w:val="BodyText"/>
              <w:rPr>
                <w:ins w:id="419" w:author="Meiram Makabaev" w:date="2026-04-19T19:31:00Z" w16du:dateUtc="2026-04-19T14:31:00Z"/>
              </w:rPr>
            </w:pPr>
            <w:proofErr w:type="spellStart"/>
            <w:ins w:id="420" w:author="Meiram Makabaev" w:date="2026-04-19T19:31:00Z" w16du:dateUtc="2026-04-19T14:31:00Z">
              <w:r w:rsidRPr="00F443F5">
                <w:t>climb_id</w:t>
              </w:r>
              <w:proofErr w:type="spellEnd"/>
              <w:r w:rsidRPr="00F443F5">
                <w:t xml:space="preserve"> INT PRIMARY KEY</w:t>
              </w:r>
            </w:ins>
          </w:p>
        </w:tc>
      </w:tr>
      <w:tr w:rsidR="00064A93" w:rsidRPr="00F443F5" w14:paraId="5D0B4A7F" w14:textId="77777777">
        <w:trPr>
          <w:ins w:id="421" w:author="Meiram Makabaev" w:date="2026-04-19T19:31:00Z" w16du:dateUtc="2026-04-19T14:31:00Z"/>
        </w:trPr>
        <w:tc>
          <w:tcPr>
            <w:tcW w:w="9347" w:type="dxa"/>
          </w:tcPr>
          <w:p w14:paraId="7C803201" w14:textId="77777777" w:rsidR="00064A93" w:rsidRPr="00F443F5" w:rsidRDefault="00064A93" w:rsidP="00F443F5">
            <w:pPr>
              <w:pStyle w:val="BodyText"/>
              <w:rPr>
                <w:ins w:id="422" w:author="Meiram Makabaev" w:date="2026-04-19T19:31:00Z" w16du:dateUtc="2026-04-19T14:31:00Z"/>
              </w:rPr>
            </w:pPr>
            <w:proofErr w:type="spellStart"/>
            <w:ins w:id="423" w:author="Meiram Makabaev" w:date="2026-04-19T19:31:00Z" w16du:dateUtc="2026-04-19T14:31:00Z">
              <w:r w:rsidRPr="00F443F5">
                <w:t>mountain_id</w:t>
              </w:r>
              <w:proofErr w:type="spellEnd"/>
              <w:r w:rsidRPr="00F443F5">
                <w:t xml:space="preserve"> INT</w:t>
              </w:r>
            </w:ins>
          </w:p>
        </w:tc>
      </w:tr>
      <w:tr w:rsidR="00064A93" w:rsidRPr="00F443F5" w14:paraId="4B1F1A52" w14:textId="77777777">
        <w:trPr>
          <w:ins w:id="424" w:author="Meiram Makabaev" w:date="2026-04-19T19:31:00Z" w16du:dateUtc="2026-04-19T14:31:00Z"/>
        </w:trPr>
        <w:tc>
          <w:tcPr>
            <w:tcW w:w="9347" w:type="dxa"/>
          </w:tcPr>
          <w:p w14:paraId="1535C6FA" w14:textId="77777777" w:rsidR="00064A93" w:rsidRPr="00F443F5" w:rsidRDefault="00064A93" w:rsidP="00F443F5">
            <w:pPr>
              <w:pStyle w:val="BodyText"/>
              <w:rPr>
                <w:ins w:id="425" w:author="Meiram Makabaev" w:date="2026-04-19T19:31:00Z" w16du:dateUtc="2026-04-19T14:31:00Z"/>
              </w:rPr>
            </w:pPr>
            <w:proofErr w:type="spellStart"/>
            <w:ins w:id="426" w:author="Meiram Makabaev" w:date="2026-04-19T19:31:00Z" w16du:dateUtc="2026-04-19T14:31:00Z">
              <w:r w:rsidRPr="00F443F5">
                <w:t>start_date</w:t>
              </w:r>
              <w:proofErr w:type="spellEnd"/>
              <w:r w:rsidRPr="00F443F5">
                <w:t xml:space="preserve"> DATE</w:t>
              </w:r>
            </w:ins>
          </w:p>
        </w:tc>
      </w:tr>
      <w:tr w:rsidR="00064A93" w:rsidRPr="00F443F5" w14:paraId="044FE799" w14:textId="77777777">
        <w:trPr>
          <w:ins w:id="427" w:author="Meiram Makabaev" w:date="2026-04-19T19:31:00Z" w16du:dateUtc="2026-04-19T14:31:00Z"/>
        </w:trPr>
        <w:tc>
          <w:tcPr>
            <w:tcW w:w="9347" w:type="dxa"/>
          </w:tcPr>
          <w:p w14:paraId="034189CB" w14:textId="77777777" w:rsidR="00064A93" w:rsidRPr="00F443F5" w:rsidRDefault="00064A93" w:rsidP="00F443F5">
            <w:pPr>
              <w:pStyle w:val="BodyText"/>
              <w:rPr>
                <w:ins w:id="428" w:author="Meiram Makabaev" w:date="2026-04-19T19:31:00Z" w16du:dateUtc="2026-04-19T14:31:00Z"/>
              </w:rPr>
            </w:pPr>
            <w:proofErr w:type="spellStart"/>
            <w:ins w:id="429" w:author="Meiram Makabaev" w:date="2026-04-19T19:31:00Z" w16du:dateUtc="2026-04-19T14:31:00Z">
              <w:r w:rsidRPr="00F443F5">
                <w:t>end_date</w:t>
              </w:r>
              <w:proofErr w:type="spellEnd"/>
              <w:r w:rsidRPr="00F443F5">
                <w:t xml:space="preserve"> DATE</w:t>
              </w:r>
            </w:ins>
          </w:p>
        </w:tc>
      </w:tr>
      <w:tr w:rsidR="00064A93" w:rsidRPr="00F443F5" w14:paraId="79F486B3" w14:textId="77777777">
        <w:trPr>
          <w:ins w:id="430" w:author="Meiram Makabaev" w:date="2026-04-19T19:31:00Z" w16du:dateUtc="2026-04-19T14:31:00Z"/>
        </w:trPr>
        <w:tc>
          <w:tcPr>
            <w:tcW w:w="9347" w:type="dxa"/>
          </w:tcPr>
          <w:p w14:paraId="08748A91" w14:textId="77777777" w:rsidR="00064A93" w:rsidRPr="00F443F5" w:rsidRDefault="00064A93" w:rsidP="00F443F5">
            <w:pPr>
              <w:pStyle w:val="BodyText"/>
              <w:rPr>
                <w:ins w:id="431" w:author="Meiram Makabaev" w:date="2026-04-19T19:31:00Z" w16du:dateUtc="2026-04-19T14:31:00Z"/>
              </w:rPr>
            </w:pPr>
            <w:ins w:id="432" w:author="Meiram Makabaev" w:date="2026-04-19T19:31:00Z" w16du:dateUtc="2026-04-19T14:31:00Z">
              <w:r w:rsidRPr="00F443F5">
                <w:t>description TEXT</w:t>
              </w:r>
            </w:ins>
          </w:p>
        </w:tc>
      </w:tr>
      <w:tr w:rsidR="00064A93" w:rsidRPr="00F443F5" w14:paraId="20EE9B1F" w14:textId="77777777">
        <w:trPr>
          <w:ins w:id="433" w:author="Meiram Makabaev" w:date="2026-04-19T19:31:00Z" w16du:dateUtc="2026-04-19T14:31:00Z"/>
        </w:trPr>
        <w:tc>
          <w:tcPr>
            <w:tcW w:w="9347" w:type="dxa"/>
          </w:tcPr>
          <w:p w14:paraId="34E06E27" w14:textId="77777777" w:rsidR="00064A93" w:rsidRPr="00F443F5" w:rsidRDefault="00064A93" w:rsidP="00F443F5">
            <w:pPr>
              <w:pStyle w:val="BodyText"/>
              <w:rPr>
                <w:ins w:id="434" w:author="Meiram Makabaev" w:date="2026-04-19T19:31:00Z" w16du:dateUtc="2026-04-19T14:31:00Z"/>
              </w:rPr>
            </w:pPr>
            <w:ins w:id="435" w:author="Meiram Makabaev" w:date="2026-04-19T19:31:00Z" w16du:dateUtc="2026-04-19T14:31:00Z">
              <w:r w:rsidRPr="00F443F5">
                <w:t>FOREIGN KEY (</w:t>
              </w:r>
              <w:proofErr w:type="spellStart"/>
              <w:r w:rsidRPr="00F443F5">
                <w:t>mountain_id</w:t>
              </w:r>
              <w:proofErr w:type="spellEnd"/>
              <w:r w:rsidRPr="00F443F5">
                <w:t>) REFERENCES Mountain(</w:t>
              </w:r>
              <w:proofErr w:type="spellStart"/>
              <w:r w:rsidRPr="00F443F5">
                <w:t>mountain_id</w:t>
              </w:r>
              <w:proofErr w:type="spellEnd"/>
              <w:r w:rsidRPr="00F443F5">
                <w:t>)</w:t>
              </w:r>
            </w:ins>
          </w:p>
        </w:tc>
      </w:tr>
    </w:tbl>
    <w:p w14:paraId="7CB24719" w14:textId="77777777" w:rsidR="00396F16" w:rsidRDefault="00396F16" w:rsidP="00396F16">
      <w:pPr>
        <w:pStyle w:val="BodyText"/>
        <w:rPr>
          <w:ins w:id="436" w:author="Meiram Makabaev" w:date="2026-04-19T19:30:00Z" w16du:dateUtc="2026-04-19T14:30:00Z"/>
        </w:rPr>
      </w:pPr>
      <w:ins w:id="437" w:author="Meiram Makabaev" w:date="2026-04-19T19:30:00Z" w16du:dateUtc="2026-04-19T14:30:00Z">
        <w:r>
          <w:t xml:space="preserve">7. </w:t>
        </w:r>
        <w:proofErr w:type="spellStart"/>
        <w:r>
          <w:t>Climb_Participant</w:t>
        </w:r>
        <w:proofErr w:type="spellEnd"/>
        <w:r>
          <w:t xml:space="preserve"> (</w:t>
        </w:r>
        <w:proofErr w:type="gramStart"/>
        <w:r>
          <w:t>M:N</w:t>
        </w:r>
        <w:proofErr w:type="gramEnd"/>
        <w:r>
          <w:t>)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7"/>
      </w:tblGrid>
      <w:tr w:rsidR="00687A57" w:rsidRPr="00B446B8" w14:paraId="060A71DC" w14:textId="77777777">
        <w:trPr>
          <w:ins w:id="438" w:author="Meiram Makabaev" w:date="2026-04-19T19:31:00Z" w16du:dateUtc="2026-04-19T14:31:00Z"/>
        </w:trPr>
        <w:tc>
          <w:tcPr>
            <w:tcW w:w="9347" w:type="dxa"/>
          </w:tcPr>
          <w:p w14:paraId="31362A88" w14:textId="77777777" w:rsidR="00687A57" w:rsidRPr="00B446B8" w:rsidRDefault="00687A57" w:rsidP="00B446B8">
            <w:pPr>
              <w:pStyle w:val="BodyText"/>
              <w:rPr>
                <w:ins w:id="439" w:author="Meiram Makabaev" w:date="2026-04-19T19:31:00Z" w16du:dateUtc="2026-04-19T14:31:00Z"/>
              </w:rPr>
            </w:pPr>
            <w:proofErr w:type="spellStart"/>
            <w:ins w:id="440" w:author="Meiram Makabaev" w:date="2026-04-19T19:31:00Z" w16du:dateUtc="2026-04-19T14:31:00Z">
              <w:r w:rsidRPr="00B446B8">
                <w:t>climb_id</w:t>
              </w:r>
              <w:proofErr w:type="spellEnd"/>
              <w:r w:rsidRPr="00B446B8">
                <w:t xml:space="preserve"> INT</w:t>
              </w:r>
            </w:ins>
          </w:p>
        </w:tc>
      </w:tr>
      <w:tr w:rsidR="00687A57" w:rsidRPr="00B446B8" w14:paraId="05BA86F6" w14:textId="77777777">
        <w:trPr>
          <w:ins w:id="441" w:author="Meiram Makabaev" w:date="2026-04-19T19:31:00Z" w16du:dateUtc="2026-04-19T14:31:00Z"/>
        </w:trPr>
        <w:tc>
          <w:tcPr>
            <w:tcW w:w="9347" w:type="dxa"/>
          </w:tcPr>
          <w:p w14:paraId="59BEBF37" w14:textId="77777777" w:rsidR="00687A57" w:rsidRPr="00B446B8" w:rsidRDefault="00687A57" w:rsidP="00B446B8">
            <w:pPr>
              <w:pStyle w:val="BodyText"/>
              <w:rPr>
                <w:ins w:id="442" w:author="Meiram Makabaev" w:date="2026-04-19T19:31:00Z" w16du:dateUtc="2026-04-19T14:31:00Z"/>
              </w:rPr>
            </w:pPr>
            <w:proofErr w:type="spellStart"/>
            <w:ins w:id="443" w:author="Meiram Makabaev" w:date="2026-04-19T19:31:00Z" w16du:dateUtc="2026-04-19T14:31:00Z">
              <w:r w:rsidRPr="00B446B8">
                <w:t>climber_id</w:t>
              </w:r>
              <w:proofErr w:type="spellEnd"/>
              <w:r w:rsidRPr="00B446B8">
                <w:t xml:space="preserve"> INT</w:t>
              </w:r>
            </w:ins>
          </w:p>
        </w:tc>
      </w:tr>
      <w:tr w:rsidR="00687A57" w:rsidRPr="00B446B8" w14:paraId="0729080C" w14:textId="77777777">
        <w:trPr>
          <w:ins w:id="444" w:author="Meiram Makabaev" w:date="2026-04-19T19:31:00Z" w16du:dateUtc="2026-04-19T14:31:00Z"/>
        </w:trPr>
        <w:tc>
          <w:tcPr>
            <w:tcW w:w="9347" w:type="dxa"/>
          </w:tcPr>
          <w:p w14:paraId="5FD84702" w14:textId="77777777" w:rsidR="00687A57" w:rsidRPr="00B446B8" w:rsidRDefault="00687A57" w:rsidP="00B446B8">
            <w:pPr>
              <w:pStyle w:val="BodyText"/>
              <w:rPr>
                <w:ins w:id="445" w:author="Meiram Makabaev" w:date="2026-04-19T19:31:00Z" w16du:dateUtc="2026-04-19T14:31:00Z"/>
              </w:rPr>
            </w:pPr>
            <w:proofErr w:type="spellStart"/>
            <w:ins w:id="446" w:author="Meiram Makabaev" w:date="2026-04-19T19:31:00Z" w16du:dateUtc="2026-04-19T14:31:00Z">
              <w:r w:rsidRPr="00B446B8">
                <w:t>role_id</w:t>
              </w:r>
              <w:proofErr w:type="spellEnd"/>
              <w:r w:rsidRPr="00B446B8">
                <w:t xml:space="preserve"> INT</w:t>
              </w:r>
            </w:ins>
          </w:p>
        </w:tc>
      </w:tr>
      <w:tr w:rsidR="00687A57" w:rsidRPr="00B446B8" w14:paraId="7A055BEB" w14:textId="77777777">
        <w:trPr>
          <w:ins w:id="447" w:author="Meiram Makabaev" w:date="2026-04-19T19:31:00Z" w16du:dateUtc="2026-04-19T14:31:00Z"/>
        </w:trPr>
        <w:tc>
          <w:tcPr>
            <w:tcW w:w="9347" w:type="dxa"/>
          </w:tcPr>
          <w:p w14:paraId="4C26728D" w14:textId="77777777" w:rsidR="00687A57" w:rsidRPr="00B446B8" w:rsidRDefault="00687A57" w:rsidP="00B446B8">
            <w:pPr>
              <w:pStyle w:val="BodyText"/>
              <w:rPr>
                <w:ins w:id="448" w:author="Meiram Makabaev" w:date="2026-04-19T19:31:00Z" w16du:dateUtc="2026-04-19T14:31:00Z"/>
              </w:rPr>
            </w:pPr>
            <w:ins w:id="449" w:author="Meiram Makabaev" w:date="2026-04-19T19:31:00Z" w16du:dateUtc="2026-04-19T14:31:00Z">
              <w:r w:rsidRPr="00B446B8">
                <w:t>PRIMARY KEY (</w:t>
              </w:r>
              <w:proofErr w:type="spellStart"/>
              <w:r w:rsidRPr="00B446B8">
                <w:t>climb_id</w:t>
              </w:r>
              <w:proofErr w:type="spellEnd"/>
              <w:r w:rsidRPr="00B446B8">
                <w:t xml:space="preserve">, </w:t>
              </w:r>
              <w:proofErr w:type="spellStart"/>
              <w:r w:rsidRPr="00B446B8">
                <w:t>climber_id</w:t>
              </w:r>
              <w:proofErr w:type="spellEnd"/>
              <w:r w:rsidRPr="00B446B8">
                <w:t>),</w:t>
              </w:r>
            </w:ins>
          </w:p>
        </w:tc>
      </w:tr>
      <w:tr w:rsidR="00687A57" w:rsidRPr="00B446B8" w14:paraId="490F3FC6" w14:textId="77777777">
        <w:trPr>
          <w:ins w:id="450" w:author="Meiram Makabaev" w:date="2026-04-19T19:31:00Z" w16du:dateUtc="2026-04-19T14:31:00Z"/>
        </w:trPr>
        <w:tc>
          <w:tcPr>
            <w:tcW w:w="9347" w:type="dxa"/>
          </w:tcPr>
          <w:p w14:paraId="3AA43843" w14:textId="77777777" w:rsidR="00687A57" w:rsidRPr="00B446B8" w:rsidRDefault="00687A57" w:rsidP="00B446B8">
            <w:pPr>
              <w:pStyle w:val="BodyText"/>
              <w:rPr>
                <w:ins w:id="451" w:author="Meiram Makabaev" w:date="2026-04-19T19:31:00Z" w16du:dateUtc="2026-04-19T14:31:00Z"/>
              </w:rPr>
            </w:pPr>
            <w:ins w:id="452" w:author="Meiram Makabaev" w:date="2026-04-19T19:31:00Z" w16du:dateUtc="2026-04-19T14:31:00Z">
              <w:r w:rsidRPr="00B446B8">
                <w:t>FOREIGN KEY (</w:t>
              </w:r>
              <w:proofErr w:type="spellStart"/>
              <w:r w:rsidRPr="00B446B8">
                <w:t>climb_id</w:t>
              </w:r>
              <w:proofErr w:type="spellEnd"/>
              <w:r w:rsidRPr="00B446B8">
                <w:t>) REFERENCES Climb(</w:t>
              </w:r>
              <w:proofErr w:type="spellStart"/>
              <w:r w:rsidRPr="00B446B8">
                <w:t>climb_id</w:t>
              </w:r>
              <w:proofErr w:type="spellEnd"/>
              <w:r w:rsidRPr="00B446B8">
                <w:t>),</w:t>
              </w:r>
            </w:ins>
          </w:p>
        </w:tc>
      </w:tr>
      <w:tr w:rsidR="00687A57" w:rsidRPr="00B446B8" w14:paraId="6BBE9DBE" w14:textId="77777777">
        <w:trPr>
          <w:ins w:id="453" w:author="Meiram Makabaev" w:date="2026-04-19T19:31:00Z" w16du:dateUtc="2026-04-19T14:31:00Z"/>
        </w:trPr>
        <w:tc>
          <w:tcPr>
            <w:tcW w:w="9347" w:type="dxa"/>
          </w:tcPr>
          <w:p w14:paraId="690E7C2C" w14:textId="77777777" w:rsidR="00687A57" w:rsidRPr="00B446B8" w:rsidRDefault="00687A57" w:rsidP="00B446B8">
            <w:pPr>
              <w:pStyle w:val="BodyText"/>
              <w:rPr>
                <w:ins w:id="454" w:author="Meiram Makabaev" w:date="2026-04-19T19:31:00Z" w16du:dateUtc="2026-04-19T14:31:00Z"/>
              </w:rPr>
            </w:pPr>
            <w:ins w:id="455" w:author="Meiram Makabaev" w:date="2026-04-19T19:31:00Z" w16du:dateUtc="2026-04-19T14:31:00Z">
              <w:r w:rsidRPr="00B446B8">
                <w:t>FOREIGN KEY (</w:t>
              </w:r>
              <w:proofErr w:type="spellStart"/>
              <w:r w:rsidRPr="00B446B8">
                <w:t>climber_id</w:t>
              </w:r>
              <w:proofErr w:type="spellEnd"/>
              <w:r w:rsidRPr="00B446B8">
                <w:t>) REFERENCES Climber(</w:t>
              </w:r>
              <w:proofErr w:type="spellStart"/>
              <w:r w:rsidRPr="00B446B8">
                <w:t>climber_id</w:t>
              </w:r>
              <w:proofErr w:type="spellEnd"/>
              <w:r w:rsidRPr="00B446B8">
                <w:t>),</w:t>
              </w:r>
            </w:ins>
          </w:p>
        </w:tc>
      </w:tr>
      <w:tr w:rsidR="00687A57" w:rsidRPr="00B446B8" w14:paraId="11E353F8" w14:textId="77777777">
        <w:trPr>
          <w:ins w:id="456" w:author="Meiram Makabaev" w:date="2026-04-19T19:31:00Z" w16du:dateUtc="2026-04-19T14:31:00Z"/>
        </w:trPr>
        <w:tc>
          <w:tcPr>
            <w:tcW w:w="9347" w:type="dxa"/>
          </w:tcPr>
          <w:p w14:paraId="0AB6623C" w14:textId="77777777" w:rsidR="00687A57" w:rsidRPr="00B446B8" w:rsidRDefault="00687A57" w:rsidP="00B446B8">
            <w:pPr>
              <w:pStyle w:val="BodyText"/>
              <w:rPr>
                <w:ins w:id="457" w:author="Meiram Makabaev" w:date="2026-04-19T19:31:00Z" w16du:dateUtc="2026-04-19T14:31:00Z"/>
              </w:rPr>
            </w:pPr>
            <w:ins w:id="458" w:author="Meiram Makabaev" w:date="2026-04-19T19:31:00Z" w16du:dateUtc="2026-04-19T14:31:00Z">
              <w:r w:rsidRPr="00B446B8">
                <w:t>FOREIGN KEY (</w:t>
              </w:r>
              <w:proofErr w:type="spellStart"/>
              <w:r w:rsidRPr="00B446B8">
                <w:t>role_id</w:t>
              </w:r>
              <w:proofErr w:type="spellEnd"/>
              <w:r w:rsidRPr="00B446B8">
                <w:t>) REFERENCES Role(</w:t>
              </w:r>
              <w:proofErr w:type="spellStart"/>
              <w:r w:rsidRPr="00B446B8">
                <w:t>role_id</w:t>
              </w:r>
              <w:proofErr w:type="spellEnd"/>
              <w:r w:rsidRPr="00B446B8">
                <w:t>)</w:t>
              </w:r>
            </w:ins>
          </w:p>
        </w:tc>
      </w:tr>
    </w:tbl>
    <w:p w14:paraId="60C9103D" w14:textId="77777777" w:rsidR="00396F16" w:rsidRDefault="00396F16" w:rsidP="00396F16">
      <w:pPr>
        <w:pStyle w:val="BodyText"/>
        <w:rPr>
          <w:ins w:id="459" w:author="Meiram Makabaev" w:date="2026-04-19T19:30:00Z" w16du:dateUtc="2026-04-19T14:30:00Z"/>
        </w:rPr>
      </w:pPr>
      <w:ins w:id="460" w:author="Meiram Makabaev" w:date="2026-04-19T19:30:00Z" w16du:dateUtc="2026-04-19T14:30:00Z">
        <w:r>
          <w:t>8. Role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7"/>
      </w:tblGrid>
      <w:tr w:rsidR="00687A57" w:rsidRPr="009716F9" w14:paraId="45B7F016" w14:textId="77777777">
        <w:trPr>
          <w:ins w:id="461" w:author="Meiram Makabaev" w:date="2026-04-19T19:31:00Z" w16du:dateUtc="2026-04-19T14:31:00Z"/>
        </w:trPr>
        <w:tc>
          <w:tcPr>
            <w:tcW w:w="9347" w:type="dxa"/>
          </w:tcPr>
          <w:p w14:paraId="76EB8E1D" w14:textId="77777777" w:rsidR="00687A57" w:rsidRPr="009716F9" w:rsidRDefault="00687A57" w:rsidP="009716F9">
            <w:pPr>
              <w:pStyle w:val="BodyText"/>
              <w:rPr>
                <w:ins w:id="462" w:author="Meiram Makabaev" w:date="2026-04-19T19:31:00Z" w16du:dateUtc="2026-04-19T14:31:00Z"/>
              </w:rPr>
            </w:pPr>
            <w:proofErr w:type="spellStart"/>
            <w:ins w:id="463" w:author="Meiram Makabaev" w:date="2026-04-19T19:31:00Z" w16du:dateUtc="2026-04-19T14:31:00Z">
              <w:r w:rsidRPr="009716F9">
                <w:t>role_id</w:t>
              </w:r>
              <w:proofErr w:type="spellEnd"/>
              <w:r w:rsidRPr="009716F9">
                <w:t xml:space="preserve"> INT PRIMARY KEY</w:t>
              </w:r>
            </w:ins>
          </w:p>
        </w:tc>
      </w:tr>
      <w:tr w:rsidR="00687A57" w:rsidRPr="009716F9" w14:paraId="6F79DA2B" w14:textId="77777777">
        <w:trPr>
          <w:ins w:id="464" w:author="Meiram Makabaev" w:date="2026-04-19T19:31:00Z" w16du:dateUtc="2026-04-19T14:31:00Z"/>
        </w:trPr>
        <w:tc>
          <w:tcPr>
            <w:tcW w:w="9347" w:type="dxa"/>
          </w:tcPr>
          <w:p w14:paraId="3C825814" w14:textId="77777777" w:rsidR="00687A57" w:rsidRPr="009716F9" w:rsidRDefault="00687A57" w:rsidP="009716F9">
            <w:pPr>
              <w:pStyle w:val="BodyText"/>
              <w:rPr>
                <w:ins w:id="465" w:author="Meiram Makabaev" w:date="2026-04-19T19:31:00Z" w16du:dateUtc="2026-04-19T14:31:00Z"/>
              </w:rPr>
            </w:pPr>
            <w:proofErr w:type="spellStart"/>
            <w:ins w:id="466" w:author="Meiram Makabaev" w:date="2026-04-19T19:31:00Z" w16du:dateUtc="2026-04-19T14:31:00Z">
              <w:r w:rsidRPr="009716F9">
                <w:t>role_name</w:t>
              </w:r>
              <w:proofErr w:type="spellEnd"/>
              <w:r w:rsidRPr="009716F9">
                <w:t xml:space="preserve"> </w:t>
              </w:r>
              <w:proofErr w:type="gramStart"/>
              <w:r w:rsidRPr="009716F9">
                <w:t>VARCHAR(</w:t>
              </w:r>
              <w:proofErr w:type="gramEnd"/>
              <w:r w:rsidRPr="009716F9">
                <w:t>50)</w:t>
              </w:r>
            </w:ins>
          </w:p>
        </w:tc>
      </w:tr>
    </w:tbl>
    <w:p w14:paraId="432BF254" w14:textId="77777777" w:rsidR="00396F16" w:rsidRDefault="00396F16" w:rsidP="00396F16">
      <w:pPr>
        <w:pStyle w:val="BodyText"/>
        <w:rPr>
          <w:ins w:id="467" w:author="Meiram Makabaev" w:date="2026-04-19T19:30:00Z" w16du:dateUtc="2026-04-19T14:30:00Z"/>
        </w:rPr>
      </w:pPr>
      <w:ins w:id="468" w:author="Meiram Makabaev" w:date="2026-04-19T19:30:00Z" w16du:dateUtc="2026-04-19T14:30:00Z">
        <w:r>
          <w:lastRenderedPageBreak/>
          <w:t>9. Equipment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7"/>
      </w:tblGrid>
      <w:tr w:rsidR="00687A57" w:rsidRPr="00B5391A" w14:paraId="524A2031" w14:textId="77777777">
        <w:trPr>
          <w:ins w:id="469" w:author="Meiram Makabaev" w:date="2026-04-19T19:32:00Z" w16du:dateUtc="2026-04-19T14:32:00Z"/>
        </w:trPr>
        <w:tc>
          <w:tcPr>
            <w:tcW w:w="9347" w:type="dxa"/>
          </w:tcPr>
          <w:p w14:paraId="47A64FA4" w14:textId="77777777" w:rsidR="00687A57" w:rsidRPr="00B5391A" w:rsidRDefault="00687A57" w:rsidP="00B5391A">
            <w:pPr>
              <w:pStyle w:val="BodyText"/>
              <w:rPr>
                <w:ins w:id="470" w:author="Meiram Makabaev" w:date="2026-04-19T19:32:00Z" w16du:dateUtc="2026-04-19T14:32:00Z"/>
              </w:rPr>
            </w:pPr>
            <w:proofErr w:type="spellStart"/>
            <w:ins w:id="471" w:author="Meiram Makabaev" w:date="2026-04-19T19:32:00Z" w16du:dateUtc="2026-04-19T14:32:00Z">
              <w:r w:rsidRPr="00B5391A">
                <w:t>equipment_id</w:t>
              </w:r>
              <w:proofErr w:type="spellEnd"/>
              <w:r w:rsidRPr="00B5391A">
                <w:t xml:space="preserve"> INT PRIMARY KEY</w:t>
              </w:r>
            </w:ins>
          </w:p>
        </w:tc>
      </w:tr>
      <w:tr w:rsidR="00687A57" w:rsidRPr="00B5391A" w14:paraId="27F8C237" w14:textId="77777777">
        <w:trPr>
          <w:ins w:id="472" w:author="Meiram Makabaev" w:date="2026-04-19T19:32:00Z" w16du:dateUtc="2026-04-19T14:32:00Z"/>
        </w:trPr>
        <w:tc>
          <w:tcPr>
            <w:tcW w:w="9347" w:type="dxa"/>
          </w:tcPr>
          <w:p w14:paraId="00C1DAEF" w14:textId="77777777" w:rsidR="00687A57" w:rsidRPr="00B5391A" w:rsidRDefault="00687A57" w:rsidP="00B5391A">
            <w:pPr>
              <w:pStyle w:val="BodyText"/>
              <w:rPr>
                <w:ins w:id="473" w:author="Meiram Makabaev" w:date="2026-04-19T19:32:00Z" w16du:dateUtc="2026-04-19T14:32:00Z"/>
              </w:rPr>
            </w:pPr>
            <w:ins w:id="474" w:author="Meiram Makabaev" w:date="2026-04-19T19:32:00Z" w16du:dateUtc="2026-04-19T14:32:00Z">
              <w:r w:rsidRPr="00B5391A">
                <w:t xml:space="preserve">name </w:t>
              </w:r>
              <w:proofErr w:type="gramStart"/>
              <w:r w:rsidRPr="00B5391A">
                <w:t>VARCHAR(</w:t>
              </w:r>
              <w:proofErr w:type="gramEnd"/>
              <w:r w:rsidRPr="00B5391A">
                <w:t>100)</w:t>
              </w:r>
            </w:ins>
          </w:p>
        </w:tc>
      </w:tr>
      <w:tr w:rsidR="00687A57" w:rsidRPr="00B5391A" w14:paraId="58E15872" w14:textId="77777777">
        <w:trPr>
          <w:ins w:id="475" w:author="Meiram Makabaev" w:date="2026-04-19T19:32:00Z" w16du:dateUtc="2026-04-19T14:32:00Z"/>
        </w:trPr>
        <w:tc>
          <w:tcPr>
            <w:tcW w:w="9347" w:type="dxa"/>
          </w:tcPr>
          <w:p w14:paraId="0D3F8516" w14:textId="77777777" w:rsidR="00687A57" w:rsidRPr="00B5391A" w:rsidRDefault="00687A57" w:rsidP="00B5391A">
            <w:pPr>
              <w:pStyle w:val="BodyText"/>
              <w:rPr>
                <w:ins w:id="476" w:author="Meiram Makabaev" w:date="2026-04-19T19:32:00Z" w16du:dateUtc="2026-04-19T14:32:00Z"/>
              </w:rPr>
            </w:pPr>
            <w:ins w:id="477" w:author="Meiram Makabaev" w:date="2026-04-19T19:32:00Z" w16du:dateUtc="2026-04-19T14:32:00Z">
              <w:r w:rsidRPr="00B5391A">
                <w:t xml:space="preserve">type </w:t>
              </w:r>
              <w:proofErr w:type="gramStart"/>
              <w:r w:rsidRPr="00B5391A">
                <w:t>VARCHAR(</w:t>
              </w:r>
              <w:proofErr w:type="gramEnd"/>
              <w:r w:rsidRPr="00B5391A">
                <w:t>100)</w:t>
              </w:r>
            </w:ins>
          </w:p>
        </w:tc>
      </w:tr>
    </w:tbl>
    <w:p w14:paraId="19C46AFA" w14:textId="77777777" w:rsidR="00396F16" w:rsidRDefault="00396F16" w:rsidP="00396F16">
      <w:pPr>
        <w:pStyle w:val="BodyText"/>
        <w:rPr>
          <w:ins w:id="478" w:author="Meiram Makabaev" w:date="2026-04-19T19:30:00Z" w16du:dateUtc="2026-04-19T14:30:00Z"/>
        </w:rPr>
      </w:pPr>
      <w:ins w:id="479" w:author="Meiram Makabaev" w:date="2026-04-19T19:30:00Z" w16du:dateUtc="2026-04-19T14:30:00Z">
        <w:r>
          <w:t xml:space="preserve">10. </w:t>
        </w:r>
        <w:proofErr w:type="spellStart"/>
        <w:r>
          <w:t>Climb_Equipment</w:t>
        </w:r>
        <w:proofErr w:type="spellEnd"/>
        <w:r>
          <w:t xml:space="preserve"> (</w:t>
        </w:r>
        <w:proofErr w:type="gramStart"/>
        <w:r>
          <w:t>M:N</w:t>
        </w:r>
        <w:proofErr w:type="gramEnd"/>
        <w:r>
          <w:t>)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7"/>
      </w:tblGrid>
      <w:tr w:rsidR="00687A57" w:rsidRPr="00F13805" w14:paraId="76680823" w14:textId="77777777">
        <w:trPr>
          <w:ins w:id="480" w:author="Meiram Makabaev" w:date="2026-04-19T19:32:00Z" w16du:dateUtc="2026-04-19T14:32:00Z"/>
        </w:trPr>
        <w:tc>
          <w:tcPr>
            <w:tcW w:w="9347" w:type="dxa"/>
          </w:tcPr>
          <w:p w14:paraId="67099A0E" w14:textId="77777777" w:rsidR="00687A57" w:rsidRPr="00F13805" w:rsidRDefault="00687A57" w:rsidP="00F13805">
            <w:pPr>
              <w:pStyle w:val="BodyText"/>
              <w:rPr>
                <w:ins w:id="481" w:author="Meiram Makabaev" w:date="2026-04-19T19:32:00Z" w16du:dateUtc="2026-04-19T14:32:00Z"/>
              </w:rPr>
            </w:pPr>
            <w:proofErr w:type="spellStart"/>
            <w:ins w:id="482" w:author="Meiram Makabaev" w:date="2026-04-19T19:32:00Z" w16du:dateUtc="2026-04-19T14:32:00Z">
              <w:r w:rsidRPr="00F13805">
                <w:t>climb_id</w:t>
              </w:r>
              <w:proofErr w:type="spellEnd"/>
              <w:r w:rsidRPr="00F13805">
                <w:t xml:space="preserve"> INT</w:t>
              </w:r>
            </w:ins>
          </w:p>
        </w:tc>
      </w:tr>
      <w:tr w:rsidR="00687A57" w:rsidRPr="00F13805" w14:paraId="6483AC91" w14:textId="77777777">
        <w:trPr>
          <w:ins w:id="483" w:author="Meiram Makabaev" w:date="2026-04-19T19:32:00Z" w16du:dateUtc="2026-04-19T14:32:00Z"/>
        </w:trPr>
        <w:tc>
          <w:tcPr>
            <w:tcW w:w="9347" w:type="dxa"/>
          </w:tcPr>
          <w:p w14:paraId="100D2CFD" w14:textId="77777777" w:rsidR="00687A57" w:rsidRPr="00F13805" w:rsidRDefault="00687A57" w:rsidP="00F13805">
            <w:pPr>
              <w:pStyle w:val="BodyText"/>
              <w:rPr>
                <w:ins w:id="484" w:author="Meiram Makabaev" w:date="2026-04-19T19:32:00Z" w16du:dateUtc="2026-04-19T14:32:00Z"/>
              </w:rPr>
            </w:pPr>
            <w:proofErr w:type="spellStart"/>
            <w:ins w:id="485" w:author="Meiram Makabaev" w:date="2026-04-19T19:32:00Z" w16du:dateUtc="2026-04-19T14:32:00Z">
              <w:r w:rsidRPr="00F13805">
                <w:t>equipment_id</w:t>
              </w:r>
              <w:proofErr w:type="spellEnd"/>
              <w:r w:rsidRPr="00F13805">
                <w:t xml:space="preserve"> INT</w:t>
              </w:r>
            </w:ins>
          </w:p>
        </w:tc>
      </w:tr>
      <w:tr w:rsidR="00687A57" w:rsidRPr="00F13805" w14:paraId="0FACF69E" w14:textId="77777777">
        <w:trPr>
          <w:ins w:id="486" w:author="Meiram Makabaev" w:date="2026-04-19T19:32:00Z" w16du:dateUtc="2026-04-19T14:32:00Z"/>
        </w:trPr>
        <w:tc>
          <w:tcPr>
            <w:tcW w:w="9347" w:type="dxa"/>
          </w:tcPr>
          <w:p w14:paraId="2A801B88" w14:textId="77777777" w:rsidR="00687A57" w:rsidRPr="00F13805" w:rsidRDefault="00687A57" w:rsidP="00F13805">
            <w:pPr>
              <w:pStyle w:val="BodyText"/>
              <w:rPr>
                <w:ins w:id="487" w:author="Meiram Makabaev" w:date="2026-04-19T19:32:00Z" w16du:dateUtc="2026-04-19T14:32:00Z"/>
              </w:rPr>
            </w:pPr>
            <w:ins w:id="488" w:author="Meiram Makabaev" w:date="2026-04-19T19:32:00Z" w16du:dateUtc="2026-04-19T14:32:00Z">
              <w:r w:rsidRPr="00F13805">
                <w:t>quantity INT</w:t>
              </w:r>
            </w:ins>
          </w:p>
        </w:tc>
      </w:tr>
      <w:tr w:rsidR="00687A57" w:rsidRPr="00F13805" w14:paraId="6932BBFC" w14:textId="77777777">
        <w:trPr>
          <w:ins w:id="489" w:author="Meiram Makabaev" w:date="2026-04-19T19:32:00Z" w16du:dateUtc="2026-04-19T14:32:00Z"/>
        </w:trPr>
        <w:tc>
          <w:tcPr>
            <w:tcW w:w="9347" w:type="dxa"/>
          </w:tcPr>
          <w:p w14:paraId="797DC670" w14:textId="77777777" w:rsidR="00687A57" w:rsidRPr="00F13805" w:rsidRDefault="00687A57" w:rsidP="00F13805">
            <w:pPr>
              <w:pStyle w:val="BodyText"/>
              <w:rPr>
                <w:ins w:id="490" w:author="Meiram Makabaev" w:date="2026-04-19T19:32:00Z" w16du:dateUtc="2026-04-19T14:32:00Z"/>
              </w:rPr>
            </w:pPr>
            <w:ins w:id="491" w:author="Meiram Makabaev" w:date="2026-04-19T19:32:00Z" w16du:dateUtc="2026-04-19T14:32:00Z">
              <w:r w:rsidRPr="00F13805">
                <w:t>PRIMARY KEY (</w:t>
              </w:r>
              <w:proofErr w:type="spellStart"/>
              <w:r w:rsidRPr="00F13805">
                <w:t>climb_id</w:t>
              </w:r>
              <w:proofErr w:type="spellEnd"/>
              <w:r w:rsidRPr="00F13805">
                <w:t xml:space="preserve">, </w:t>
              </w:r>
              <w:proofErr w:type="spellStart"/>
              <w:r w:rsidRPr="00F13805">
                <w:t>equipment_id</w:t>
              </w:r>
              <w:proofErr w:type="spellEnd"/>
              <w:r w:rsidRPr="00F13805">
                <w:t>),</w:t>
              </w:r>
            </w:ins>
          </w:p>
        </w:tc>
      </w:tr>
      <w:tr w:rsidR="00687A57" w:rsidRPr="00F13805" w14:paraId="127F7A54" w14:textId="77777777">
        <w:trPr>
          <w:ins w:id="492" w:author="Meiram Makabaev" w:date="2026-04-19T19:32:00Z" w16du:dateUtc="2026-04-19T14:32:00Z"/>
        </w:trPr>
        <w:tc>
          <w:tcPr>
            <w:tcW w:w="9347" w:type="dxa"/>
          </w:tcPr>
          <w:p w14:paraId="5A6291C8" w14:textId="77777777" w:rsidR="00687A57" w:rsidRPr="00F13805" w:rsidRDefault="00687A57" w:rsidP="00F13805">
            <w:pPr>
              <w:pStyle w:val="BodyText"/>
              <w:rPr>
                <w:ins w:id="493" w:author="Meiram Makabaev" w:date="2026-04-19T19:32:00Z" w16du:dateUtc="2026-04-19T14:32:00Z"/>
              </w:rPr>
            </w:pPr>
            <w:ins w:id="494" w:author="Meiram Makabaev" w:date="2026-04-19T19:32:00Z" w16du:dateUtc="2026-04-19T14:32:00Z">
              <w:r w:rsidRPr="00F13805">
                <w:t>FOREIGN KEY (</w:t>
              </w:r>
              <w:proofErr w:type="spellStart"/>
              <w:r w:rsidRPr="00F13805">
                <w:t>climb_id</w:t>
              </w:r>
              <w:proofErr w:type="spellEnd"/>
              <w:r w:rsidRPr="00F13805">
                <w:t>) REFERENCES Climb(</w:t>
              </w:r>
              <w:proofErr w:type="spellStart"/>
              <w:r w:rsidRPr="00F13805">
                <w:t>climb_id</w:t>
              </w:r>
              <w:proofErr w:type="spellEnd"/>
              <w:r w:rsidRPr="00F13805">
                <w:t>),</w:t>
              </w:r>
            </w:ins>
          </w:p>
        </w:tc>
      </w:tr>
      <w:tr w:rsidR="00687A57" w:rsidRPr="00F13805" w14:paraId="5ED6E022" w14:textId="77777777">
        <w:trPr>
          <w:ins w:id="495" w:author="Meiram Makabaev" w:date="2026-04-19T19:32:00Z" w16du:dateUtc="2026-04-19T14:32:00Z"/>
        </w:trPr>
        <w:tc>
          <w:tcPr>
            <w:tcW w:w="9347" w:type="dxa"/>
          </w:tcPr>
          <w:p w14:paraId="3F84A5BB" w14:textId="77777777" w:rsidR="00687A57" w:rsidRPr="00F13805" w:rsidRDefault="00687A57" w:rsidP="00F13805">
            <w:pPr>
              <w:pStyle w:val="BodyText"/>
              <w:rPr>
                <w:ins w:id="496" w:author="Meiram Makabaev" w:date="2026-04-19T19:32:00Z" w16du:dateUtc="2026-04-19T14:32:00Z"/>
              </w:rPr>
            </w:pPr>
            <w:ins w:id="497" w:author="Meiram Makabaev" w:date="2026-04-19T19:32:00Z" w16du:dateUtc="2026-04-19T14:32:00Z">
              <w:r w:rsidRPr="00F13805">
                <w:t>FOREIGN KEY (</w:t>
              </w:r>
              <w:proofErr w:type="spellStart"/>
              <w:r w:rsidRPr="00F13805">
                <w:t>equipment_id</w:t>
              </w:r>
              <w:proofErr w:type="spellEnd"/>
              <w:r w:rsidRPr="00F13805">
                <w:t>) REFERENCES Equipment(</w:t>
              </w:r>
              <w:proofErr w:type="spellStart"/>
              <w:r w:rsidRPr="00F13805">
                <w:t>equipment_id</w:t>
              </w:r>
              <w:proofErr w:type="spellEnd"/>
              <w:r w:rsidRPr="00F13805">
                <w:t>)</w:t>
              </w:r>
            </w:ins>
          </w:p>
        </w:tc>
      </w:tr>
    </w:tbl>
    <w:p w14:paraId="0B8DBE45" w14:textId="77777777" w:rsidR="00396F16" w:rsidRDefault="00396F16" w:rsidP="00396F16">
      <w:pPr>
        <w:pStyle w:val="BodyText"/>
        <w:rPr>
          <w:ins w:id="498" w:author="Meiram Makabaev" w:date="2026-04-19T19:30:00Z" w16du:dateUtc="2026-04-19T14:30:00Z"/>
        </w:rPr>
      </w:pPr>
      <w:ins w:id="499" w:author="Meiram Makabaev" w:date="2026-04-19T19:30:00Z" w16du:dateUtc="2026-04-19T14:30:00Z">
        <w:r>
          <w:t>11. Organization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7"/>
      </w:tblGrid>
      <w:tr w:rsidR="00687A57" w:rsidRPr="008B072E" w14:paraId="202D2978" w14:textId="77777777">
        <w:trPr>
          <w:ins w:id="500" w:author="Meiram Makabaev" w:date="2026-04-19T19:32:00Z" w16du:dateUtc="2026-04-19T14:32:00Z"/>
        </w:trPr>
        <w:tc>
          <w:tcPr>
            <w:tcW w:w="9347" w:type="dxa"/>
          </w:tcPr>
          <w:p w14:paraId="1F83D91E" w14:textId="77777777" w:rsidR="00687A57" w:rsidRPr="008B072E" w:rsidRDefault="00687A57" w:rsidP="008B072E">
            <w:pPr>
              <w:pStyle w:val="BodyText"/>
              <w:rPr>
                <w:ins w:id="501" w:author="Meiram Makabaev" w:date="2026-04-19T19:32:00Z" w16du:dateUtc="2026-04-19T14:32:00Z"/>
              </w:rPr>
            </w:pPr>
            <w:proofErr w:type="spellStart"/>
            <w:ins w:id="502" w:author="Meiram Makabaev" w:date="2026-04-19T19:32:00Z" w16du:dateUtc="2026-04-19T14:32:00Z">
              <w:r w:rsidRPr="008B072E">
                <w:t>organization_id</w:t>
              </w:r>
              <w:proofErr w:type="spellEnd"/>
              <w:r w:rsidRPr="008B072E">
                <w:t xml:space="preserve"> INT PRIMARY KEY</w:t>
              </w:r>
            </w:ins>
          </w:p>
        </w:tc>
      </w:tr>
      <w:tr w:rsidR="00687A57" w:rsidRPr="008B072E" w14:paraId="37676B80" w14:textId="77777777">
        <w:trPr>
          <w:ins w:id="503" w:author="Meiram Makabaev" w:date="2026-04-19T19:32:00Z" w16du:dateUtc="2026-04-19T14:32:00Z"/>
        </w:trPr>
        <w:tc>
          <w:tcPr>
            <w:tcW w:w="9347" w:type="dxa"/>
          </w:tcPr>
          <w:p w14:paraId="7F9CA4B3" w14:textId="77777777" w:rsidR="00687A57" w:rsidRPr="008B072E" w:rsidRDefault="00687A57" w:rsidP="008B072E">
            <w:pPr>
              <w:pStyle w:val="BodyText"/>
              <w:rPr>
                <w:ins w:id="504" w:author="Meiram Makabaev" w:date="2026-04-19T19:32:00Z" w16du:dateUtc="2026-04-19T14:32:00Z"/>
              </w:rPr>
            </w:pPr>
            <w:ins w:id="505" w:author="Meiram Makabaev" w:date="2026-04-19T19:32:00Z" w16du:dateUtc="2026-04-19T14:32:00Z">
              <w:r w:rsidRPr="008B072E">
                <w:t xml:space="preserve">name </w:t>
              </w:r>
              <w:proofErr w:type="gramStart"/>
              <w:r w:rsidRPr="008B072E">
                <w:t>VARCHAR(</w:t>
              </w:r>
              <w:proofErr w:type="gramEnd"/>
              <w:r w:rsidRPr="008B072E">
                <w:t>150)</w:t>
              </w:r>
            </w:ins>
          </w:p>
        </w:tc>
      </w:tr>
      <w:tr w:rsidR="00687A57" w:rsidRPr="008B072E" w14:paraId="66EDBCF7" w14:textId="77777777">
        <w:trPr>
          <w:ins w:id="506" w:author="Meiram Makabaev" w:date="2026-04-19T19:32:00Z" w16du:dateUtc="2026-04-19T14:32:00Z"/>
        </w:trPr>
        <w:tc>
          <w:tcPr>
            <w:tcW w:w="9347" w:type="dxa"/>
          </w:tcPr>
          <w:p w14:paraId="1593ECBD" w14:textId="77777777" w:rsidR="00687A57" w:rsidRPr="008B072E" w:rsidRDefault="00687A57" w:rsidP="008B072E">
            <w:pPr>
              <w:pStyle w:val="BodyText"/>
              <w:rPr>
                <w:ins w:id="507" w:author="Meiram Makabaev" w:date="2026-04-19T19:32:00Z" w16du:dateUtc="2026-04-19T14:32:00Z"/>
              </w:rPr>
            </w:pPr>
            <w:ins w:id="508" w:author="Meiram Makabaev" w:date="2026-04-19T19:32:00Z" w16du:dateUtc="2026-04-19T14:32:00Z">
              <w:r w:rsidRPr="008B072E">
                <w:t xml:space="preserve">country </w:t>
              </w:r>
              <w:proofErr w:type="gramStart"/>
              <w:r w:rsidRPr="008B072E">
                <w:t>VARCHAR(</w:t>
              </w:r>
              <w:proofErr w:type="gramEnd"/>
              <w:r w:rsidRPr="008B072E">
                <w:t>100)</w:t>
              </w:r>
            </w:ins>
          </w:p>
        </w:tc>
      </w:tr>
    </w:tbl>
    <w:p w14:paraId="1E584B97" w14:textId="77777777" w:rsidR="00396F16" w:rsidRDefault="00396F16" w:rsidP="00396F16">
      <w:pPr>
        <w:pStyle w:val="BodyText"/>
        <w:rPr>
          <w:ins w:id="509" w:author="Meiram Makabaev" w:date="2026-04-19T19:30:00Z" w16du:dateUtc="2026-04-19T14:30:00Z"/>
        </w:rPr>
      </w:pPr>
      <w:ins w:id="510" w:author="Meiram Makabaev" w:date="2026-04-19T19:30:00Z" w16du:dateUtc="2026-04-19T14:30:00Z">
        <w:r>
          <w:t xml:space="preserve">12. </w:t>
        </w:r>
        <w:proofErr w:type="spellStart"/>
        <w:r>
          <w:t>Climber_Organization</w:t>
        </w:r>
        <w:proofErr w:type="spellEnd"/>
        <w:r>
          <w:t xml:space="preserve"> (</w:t>
        </w:r>
        <w:proofErr w:type="gramStart"/>
        <w:r>
          <w:t>M:N</w:t>
        </w:r>
        <w:proofErr w:type="gramEnd"/>
        <w:r>
          <w:t>)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7"/>
      </w:tblGrid>
      <w:tr w:rsidR="00687A57" w:rsidRPr="001C39AD" w14:paraId="2E7004A0" w14:textId="77777777">
        <w:trPr>
          <w:ins w:id="511" w:author="Meiram Makabaev" w:date="2026-04-19T19:32:00Z" w16du:dateUtc="2026-04-19T14:32:00Z"/>
        </w:trPr>
        <w:tc>
          <w:tcPr>
            <w:tcW w:w="9347" w:type="dxa"/>
          </w:tcPr>
          <w:p w14:paraId="561994D8" w14:textId="77777777" w:rsidR="00687A57" w:rsidRPr="001C39AD" w:rsidRDefault="00687A57" w:rsidP="001C39AD">
            <w:pPr>
              <w:pStyle w:val="BodyText"/>
              <w:rPr>
                <w:ins w:id="512" w:author="Meiram Makabaev" w:date="2026-04-19T19:32:00Z" w16du:dateUtc="2026-04-19T14:32:00Z"/>
              </w:rPr>
            </w:pPr>
            <w:proofErr w:type="spellStart"/>
            <w:ins w:id="513" w:author="Meiram Makabaev" w:date="2026-04-19T19:32:00Z" w16du:dateUtc="2026-04-19T14:32:00Z">
              <w:r w:rsidRPr="001C39AD">
                <w:t>climber_id</w:t>
              </w:r>
              <w:proofErr w:type="spellEnd"/>
              <w:r w:rsidRPr="001C39AD">
                <w:t xml:space="preserve"> INT</w:t>
              </w:r>
            </w:ins>
          </w:p>
        </w:tc>
      </w:tr>
      <w:tr w:rsidR="00687A57" w:rsidRPr="001C39AD" w14:paraId="1380E3C5" w14:textId="77777777">
        <w:trPr>
          <w:ins w:id="514" w:author="Meiram Makabaev" w:date="2026-04-19T19:32:00Z" w16du:dateUtc="2026-04-19T14:32:00Z"/>
        </w:trPr>
        <w:tc>
          <w:tcPr>
            <w:tcW w:w="9347" w:type="dxa"/>
          </w:tcPr>
          <w:p w14:paraId="1A6E4605" w14:textId="77777777" w:rsidR="00687A57" w:rsidRPr="001C39AD" w:rsidRDefault="00687A57" w:rsidP="001C39AD">
            <w:pPr>
              <w:pStyle w:val="BodyText"/>
              <w:rPr>
                <w:ins w:id="515" w:author="Meiram Makabaev" w:date="2026-04-19T19:32:00Z" w16du:dateUtc="2026-04-19T14:32:00Z"/>
              </w:rPr>
            </w:pPr>
            <w:proofErr w:type="spellStart"/>
            <w:ins w:id="516" w:author="Meiram Makabaev" w:date="2026-04-19T19:32:00Z" w16du:dateUtc="2026-04-19T14:32:00Z">
              <w:r w:rsidRPr="001C39AD">
                <w:t>organization_id</w:t>
              </w:r>
              <w:proofErr w:type="spellEnd"/>
              <w:r w:rsidRPr="001C39AD">
                <w:t xml:space="preserve"> INT</w:t>
              </w:r>
            </w:ins>
          </w:p>
        </w:tc>
      </w:tr>
      <w:tr w:rsidR="00687A57" w:rsidRPr="001C39AD" w14:paraId="11627628" w14:textId="77777777">
        <w:trPr>
          <w:ins w:id="517" w:author="Meiram Makabaev" w:date="2026-04-19T19:32:00Z" w16du:dateUtc="2026-04-19T14:32:00Z"/>
        </w:trPr>
        <w:tc>
          <w:tcPr>
            <w:tcW w:w="9347" w:type="dxa"/>
          </w:tcPr>
          <w:p w14:paraId="52AEA7A6" w14:textId="77777777" w:rsidR="00687A57" w:rsidRPr="001C39AD" w:rsidRDefault="00687A57" w:rsidP="001C39AD">
            <w:pPr>
              <w:pStyle w:val="BodyText"/>
              <w:rPr>
                <w:ins w:id="518" w:author="Meiram Makabaev" w:date="2026-04-19T19:32:00Z" w16du:dateUtc="2026-04-19T14:32:00Z"/>
              </w:rPr>
            </w:pPr>
            <w:ins w:id="519" w:author="Meiram Makabaev" w:date="2026-04-19T19:32:00Z" w16du:dateUtc="2026-04-19T14:32:00Z">
              <w:r w:rsidRPr="001C39AD">
                <w:t>PRIMARY KEY (</w:t>
              </w:r>
              <w:proofErr w:type="spellStart"/>
              <w:r w:rsidRPr="001C39AD">
                <w:t>climber_id</w:t>
              </w:r>
              <w:proofErr w:type="spellEnd"/>
              <w:r w:rsidRPr="001C39AD">
                <w:t xml:space="preserve">, </w:t>
              </w:r>
              <w:proofErr w:type="spellStart"/>
              <w:r w:rsidRPr="001C39AD">
                <w:t>organization_id</w:t>
              </w:r>
              <w:proofErr w:type="spellEnd"/>
              <w:r w:rsidRPr="001C39AD">
                <w:t>),</w:t>
              </w:r>
            </w:ins>
          </w:p>
        </w:tc>
      </w:tr>
      <w:tr w:rsidR="00687A57" w:rsidRPr="001C39AD" w14:paraId="18CD2D1C" w14:textId="77777777">
        <w:trPr>
          <w:ins w:id="520" w:author="Meiram Makabaev" w:date="2026-04-19T19:32:00Z" w16du:dateUtc="2026-04-19T14:32:00Z"/>
        </w:trPr>
        <w:tc>
          <w:tcPr>
            <w:tcW w:w="9347" w:type="dxa"/>
          </w:tcPr>
          <w:p w14:paraId="095B90C3" w14:textId="77777777" w:rsidR="00687A57" w:rsidRPr="001C39AD" w:rsidRDefault="00687A57" w:rsidP="001C39AD">
            <w:pPr>
              <w:pStyle w:val="BodyText"/>
              <w:rPr>
                <w:ins w:id="521" w:author="Meiram Makabaev" w:date="2026-04-19T19:32:00Z" w16du:dateUtc="2026-04-19T14:32:00Z"/>
              </w:rPr>
            </w:pPr>
            <w:ins w:id="522" w:author="Meiram Makabaev" w:date="2026-04-19T19:32:00Z" w16du:dateUtc="2026-04-19T14:32:00Z">
              <w:r w:rsidRPr="001C39AD">
                <w:t>FOREIGN KEY (</w:t>
              </w:r>
              <w:proofErr w:type="spellStart"/>
              <w:r w:rsidRPr="001C39AD">
                <w:t>climber_id</w:t>
              </w:r>
              <w:proofErr w:type="spellEnd"/>
              <w:r w:rsidRPr="001C39AD">
                <w:t>) REFERENCES Climber(</w:t>
              </w:r>
              <w:proofErr w:type="spellStart"/>
              <w:r w:rsidRPr="001C39AD">
                <w:t>climber_id</w:t>
              </w:r>
              <w:proofErr w:type="spellEnd"/>
              <w:r w:rsidRPr="001C39AD">
                <w:t>),</w:t>
              </w:r>
            </w:ins>
          </w:p>
        </w:tc>
      </w:tr>
      <w:tr w:rsidR="00687A57" w:rsidRPr="001C39AD" w14:paraId="7819BDAA" w14:textId="77777777">
        <w:trPr>
          <w:ins w:id="523" w:author="Meiram Makabaev" w:date="2026-04-19T19:32:00Z" w16du:dateUtc="2026-04-19T14:32:00Z"/>
        </w:trPr>
        <w:tc>
          <w:tcPr>
            <w:tcW w:w="9347" w:type="dxa"/>
          </w:tcPr>
          <w:p w14:paraId="12483B5B" w14:textId="77777777" w:rsidR="00687A57" w:rsidRPr="001C39AD" w:rsidRDefault="00687A57" w:rsidP="001C39AD">
            <w:pPr>
              <w:pStyle w:val="BodyText"/>
              <w:rPr>
                <w:ins w:id="524" w:author="Meiram Makabaev" w:date="2026-04-19T19:32:00Z" w16du:dateUtc="2026-04-19T14:32:00Z"/>
              </w:rPr>
            </w:pPr>
            <w:ins w:id="525" w:author="Meiram Makabaev" w:date="2026-04-19T19:32:00Z" w16du:dateUtc="2026-04-19T14:32:00Z">
              <w:r w:rsidRPr="001C39AD">
                <w:t>FOREIGN KEY (</w:t>
              </w:r>
              <w:proofErr w:type="spellStart"/>
              <w:r w:rsidRPr="001C39AD">
                <w:t>organization_id</w:t>
              </w:r>
              <w:proofErr w:type="spellEnd"/>
              <w:r w:rsidRPr="001C39AD">
                <w:t>) REFERENCES Organization(</w:t>
              </w:r>
              <w:proofErr w:type="spellStart"/>
              <w:r w:rsidRPr="001C39AD">
                <w:t>organization_id</w:t>
              </w:r>
              <w:proofErr w:type="spellEnd"/>
              <w:r w:rsidRPr="001C39AD">
                <w:t>)</w:t>
              </w:r>
            </w:ins>
          </w:p>
        </w:tc>
      </w:tr>
    </w:tbl>
    <w:p w14:paraId="11AD6816" w14:textId="678AE254" w:rsidR="006F645E" w:rsidRPr="00687A57" w:rsidDel="00687A57" w:rsidRDefault="006F645E" w:rsidP="00396F16">
      <w:pPr>
        <w:pStyle w:val="BodyText"/>
        <w:rPr>
          <w:del w:id="526" w:author="Meiram Makabaev" w:date="2026-04-19T19:32:00Z" w16du:dateUtc="2026-04-19T14:32:00Z"/>
        </w:rPr>
      </w:pPr>
    </w:p>
    <w:p w14:paraId="563BCA8A" w14:textId="133B04B8" w:rsidR="006F645E" w:rsidDel="00396F16" w:rsidRDefault="009D7BE5" w:rsidP="006F645E">
      <w:pPr>
        <w:pStyle w:val="BodyText"/>
        <w:rPr>
          <w:del w:id="527" w:author="Meiram Makabaev" w:date="2026-04-19T19:26:00Z" w16du:dateUtc="2026-04-19T14:26:00Z"/>
        </w:rPr>
      </w:pPr>
      <w:del w:id="528" w:author="Meiram Makabaev" w:date="2026-04-19T19:26:00Z" w16du:dateUtc="2026-04-19T14:26:00Z">
        <w:r w:rsidDel="00396F16">
          <w:delText>Comments on</w:delText>
        </w:r>
        <w:r w:rsidR="002E6935" w:rsidDel="00396F16">
          <w:delText xml:space="preserve"> table</w:delText>
        </w:r>
        <w:r w:rsidDel="00396F16">
          <w:delText xml:space="preserve"> relationships</w:delText>
        </w:r>
      </w:del>
    </w:p>
    <w:p w14:paraId="1D0B67F8" w14:textId="5A30B2E6" w:rsidR="006F645E" w:rsidDel="00396F16" w:rsidRDefault="006F645E" w:rsidP="006F645E">
      <w:pPr>
        <w:pStyle w:val="BodyText"/>
        <w:rPr>
          <w:del w:id="529" w:author="Meiram Makabaev" w:date="2026-04-19T19:26:00Z" w16du:dateUtc="2026-04-19T14:26:00Z"/>
        </w:rPr>
      </w:pPr>
    </w:p>
    <w:p w14:paraId="75E47102" w14:textId="17986E15" w:rsidR="006F645E" w:rsidDel="00396F16" w:rsidRDefault="006F645E" w:rsidP="006F645E">
      <w:pPr>
        <w:pStyle w:val="BodyText"/>
        <w:rPr>
          <w:del w:id="530" w:author="Meiram Makabaev" w:date="2026-04-19T19:26:00Z" w16du:dateUtc="2026-04-19T14:26:00Z"/>
        </w:rPr>
      </w:pPr>
      <w:del w:id="531" w:author="Meiram Makabaev" w:date="2026-04-19T19:26:00Z" w16du:dateUtc="2026-04-19T14:26:00Z">
        <w:r w:rsidDel="00396F16">
          <w:delText>Example with data</w:delText>
        </w:r>
      </w:del>
    </w:p>
    <w:p w14:paraId="25867221" w14:textId="4DC3EB21" w:rsidR="00BE17E0" w:rsidDel="00396F16" w:rsidRDefault="00BE17E0" w:rsidP="006F645E">
      <w:pPr>
        <w:pStyle w:val="BodyText"/>
        <w:rPr>
          <w:del w:id="532" w:author="Meiram Makabaev" w:date="2026-04-19T19:26:00Z" w16du:dateUtc="2026-04-19T14:26:00Z"/>
        </w:rPr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BE17E0" w:rsidDel="00396F16" w14:paraId="7D509B5F" w14:textId="1821202D" w:rsidTr="003C7C6B">
        <w:trPr>
          <w:trHeight w:val="292"/>
          <w:del w:id="533" w:author="Meiram Makabaev" w:date="2026-04-19T19:26:00Z" w16du:dateUtc="2026-04-19T14:26:00Z"/>
        </w:trPr>
        <w:tc>
          <w:tcPr>
            <w:tcW w:w="2302" w:type="dxa"/>
            <w:shd w:val="clear" w:color="auto" w:fill="76CDD8"/>
          </w:tcPr>
          <w:p w14:paraId="786CAE32" w14:textId="1B7CCB2F" w:rsidR="00BE17E0" w:rsidRPr="00BE17E0" w:rsidDel="00396F16" w:rsidRDefault="00BE17E0" w:rsidP="003C7C6B">
            <w:pPr>
              <w:pStyle w:val="BodyText"/>
              <w:widowControl w:val="0"/>
              <w:spacing w:line="360" w:lineRule="auto"/>
              <w:jc w:val="center"/>
              <w:rPr>
                <w:del w:id="534" w:author="Meiram Makabaev" w:date="2026-04-19T19:26:00Z" w16du:dateUtc="2026-04-19T14:26:00Z"/>
                <w:color w:val="FFFFFF" w:themeColor="background1"/>
                <w:sz w:val="18"/>
                <w:szCs w:val="18"/>
              </w:rPr>
            </w:pPr>
            <w:del w:id="535" w:author="Meiram Makabaev" w:date="2026-04-19T19:26:00Z" w16du:dateUtc="2026-04-19T14:26:00Z">
              <w:r w:rsidDel="00396F16">
                <w:rPr>
                  <w:color w:val="FFFFFF" w:themeColor="background1"/>
                  <w:sz w:val="18"/>
                  <w:szCs w:val="18"/>
                </w:rPr>
                <w:delText>Field Name 1</w:delText>
              </w:r>
            </w:del>
          </w:p>
        </w:tc>
        <w:tc>
          <w:tcPr>
            <w:tcW w:w="2302" w:type="dxa"/>
            <w:shd w:val="clear" w:color="auto" w:fill="76CDD8"/>
          </w:tcPr>
          <w:p w14:paraId="7C63B6B0" w14:textId="7AC0ADE6" w:rsidR="00BE17E0" w:rsidRPr="00BE17E0" w:rsidDel="00396F16" w:rsidRDefault="00BE17E0" w:rsidP="003C7C6B">
            <w:pPr>
              <w:pStyle w:val="BodyText"/>
              <w:widowControl w:val="0"/>
              <w:spacing w:line="360" w:lineRule="auto"/>
              <w:jc w:val="center"/>
              <w:rPr>
                <w:del w:id="536" w:author="Meiram Makabaev" w:date="2026-04-19T19:26:00Z" w16du:dateUtc="2026-04-19T14:26:00Z"/>
                <w:color w:val="FFFFFF" w:themeColor="background1"/>
                <w:sz w:val="18"/>
                <w:szCs w:val="18"/>
              </w:rPr>
            </w:pPr>
            <w:del w:id="537" w:author="Meiram Makabaev" w:date="2026-04-19T19:26:00Z" w16du:dateUtc="2026-04-19T14:26:00Z">
              <w:r w:rsidRPr="00BE17E0" w:rsidDel="00396F16">
                <w:rPr>
                  <w:color w:val="FFFFFF" w:themeColor="background1"/>
                  <w:sz w:val="18"/>
                  <w:szCs w:val="18"/>
                </w:rPr>
                <w:delText xml:space="preserve">Field name </w:delText>
              </w:r>
              <w:r w:rsidDel="00396F16">
                <w:rPr>
                  <w:color w:val="FFFFFF" w:themeColor="background1"/>
                  <w:sz w:val="18"/>
                  <w:szCs w:val="18"/>
                </w:rPr>
                <w:delText>2</w:delText>
              </w:r>
            </w:del>
          </w:p>
        </w:tc>
        <w:tc>
          <w:tcPr>
            <w:tcW w:w="2302" w:type="dxa"/>
            <w:shd w:val="clear" w:color="auto" w:fill="76CDD8"/>
          </w:tcPr>
          <w:p w14:paraId="186467F7" w14:textId="326FC7B3" w:rsidR="00BE17E0" w:rsidRPr="00BE17E0" w:rsidDel="00396F16" w:rsidRDefault="00BE17E0" w:rsidP="003C7C6B">
            <w:pPr>
              <w:pStyle w:val="BodyText"/>
              <w:widowControl w:val="0"/>
              <w:spacing w:line="360" w:lineRule="auto"/>
              <w:jc w:val="center"/>
              <w:rPr>
                <w:del w:id="538" w:author="Meiram Makabaev" w:date="2026-04-19T19:26:00Z" w16du:dateUtc="2026-04-19T14:26:00Z"/>
                <w:color w:val="FFFFFF" w:themeColor="background1"/>
                <w:sz w:val="18"/>
                <w:szCs w:val="18"/>
              </w:rPr>
            </w:pPr>
            <w:del w:id="539" w:author="Meiram Makabaev" w:date="2026-04-19T19:26:00Z" w16du:dateUtc="2026-04-19T14:26:00Z">
              <w:r w:rsidRPr="00BE17E0" w:rsidDel="00396F16">
                <w:rPr>
                  <w:color w:val="FFFFFF" w:themeColor="background1"/>
                  <w:sz w:val="18"/>
                  <w:szCs w:val="18"/>
                </w:rPr>
                <w:delText xml:space="preserve">Field name </w:delText>
              </w:r>
              <w:r w:rsidDel="00396F16">
                <w:rPr>
                  <w:color w:val="FFFFFF" w:themeColor="background1"/>
                  <w:sz w:val="18"/>
                  <w:szCs w:val="18"/>
                </w:rPr>
                <w:delText>3</w:delText>
              </w:r>
            </w:del>
          </w:p>
        </w:tc>
        <w:tc>
          <w:tcPr>
            <w:tcW w:w="2302" w:type="dxa"/>
            <w:shd w:val="clear" w:color="auto" w:fill="76CDD8"/>
          </w:tcPr>
          <w:p w14:paraId="5EF5231B" w14:textId="0F0A45B6" w:rsidR="00BE17E0" w:rsidRPr="00BE17E0" w:rsidDel="00396F16" w:rsidRDefault="00BE17E0" w:rsidP="003C7C6B">
            <w:pPr>
              <w:pStyle w:val="BodyText"/>
              <w:widowControl w:val="0"/>
              <w:spacing w:line="360" w:lineRule="auto"/>
              <w:jc w:val="center"/>
              <w:rPr>
                <w:del w:id="540" w:author="Meiram Makabaev" w:date="2026-04-19T19:26:00Z" w16du:dateUtc="2026-04-19T14:26:00Z"/>
                <w:color w:val="FFFFFF" w:themeColor="background1"/>
                <w:sz w:val="18"/>
                <w:szCs w:val="18"/>
              </w:rPr>
            </w:pPr>
            <w:del w:id="541" w:author="Meiram Makabaev" w:date="2026-04-19T19:26:00Z" w16du:dateUtc="2026-04-19T14:26:00Z">
              <w:r w:rsidRPr="00BE17E0" w:rsidDel="00396F16">
                <w:rPr>
                  <w:color w:val="FFFFFF" w:themeColor="background1"/>
                  <w:sz w:val="18"/>
                  <w:szCs w:val="18"/>
                </w:rPr>
                <w:delText>Field</w:delText>
              </w:r>
              <w:r w:rsidDel="00396F16">
                <w:rPr>
                  <w:color w:val="FFFFFF" w:themeColor="background1"/>
                  <w:sz w:val="18"/>
                  <w:szCs w:val="18"/>
                </w:rPr>
                <w:delText xml:space="preserve"> name N</w:delText>
              </w:r>
            </w:del>
          </w:p>
        </w:tc>
      </w:tr>
      <w:tr w:rsidR="00BE17E0" w:rsidDel="00396F16" w14:paraId="675CC18D" w14:textId="30F729F6" w:rsidTr="00BE17E0">
        <w:trPr>
          <w:trHeight w:val="432"/>
          <w:del w:id="542" w:author="Meiram Makabaev" w:date="2026-04-19T19:26:00Z" w16du:dateUtc="2026-04-19T14:26:00Z"/>
        </w:trPr>
        <w:tc>
          <w:tcPr>
            <w:tcW w:w="2302" w:type="dxa"/>
          </w:tcPr>
          <w:p w14:paraId="1865802E" w14:textId="1B3736BB" w:rsidR="00BE17E0" w:rsidDel="00396F16" w:rsidRDefault="00BE17E0" w:rsidP="003C7C6B">
            <w:pPr>
              <w:pStyle w:val="BodyText"/>
              <w:rPr>
                <w:del w:id="543" w:author="Meiram Makabaev" w:date="2026-04-19T19:26:00Z" w16du:dateUtc="2026-04-19T14:26:00Z"/>
              </w:rPr>
            </w:pPr>
            <w:del w:id="544" w:author="Meiram Makabaev" w:date="2026-04-19T19:26:00Z" w16du:dateUtc="2026-04-19T14:26:00Z">
              <w:r w:rsidDel="00396F16">
                <w:delText xml:space="preserve"> 1</w:delText>
              </w:r>
            </w:del>
          </w:p>
        </w:tc>
        <w:tc>
          <w:tcPr>
            <w:tcW w:w="2302" w:type="dxa"/>
          </w:tcPr>
          <w:p w14:paraId="08F31126" w14:textId="7283670F" w:rsidR="00BE17E0" w:rsidDel="00396F16" w:rsidRDefault="00BE17E0" w:rsidP="003C7C6B">
            <w:pPr>
              <w:pStyle w:val="BodyText"/>
              <w:rPr>
                <w:del w:id="545" w:author="Meiram Makabaev" w:date="2026-04-19T19:26:00Z" w16du:dateUtc="2026-04-19T14:26:00Z"/>
              </w:rPr>
            </w:pPr>
            <w:del w:id="546" w:author="Meiram Makabaev" w:date="2026-04-19T19:26:00Z" w16du:dateUtc="2026-04-19T14:26:00Z">
              <w:r w:rsidDel="00396F16">
                <w:delText>aaa</w:delText>
              </w:r>
            </w:del>
          </w:p>
        </w:tc>
        <w:tc>
          <w:tcPr>
            <w:tcW w:w="2302" w:type="dxa"/>
          </w:tcPr>
          <w:p w14:paraId="6FE58743" w14:textId="77F8BDB8" w:rsidR="00BE17E0" w:rsidDel="00396F16" w:rsidRDefault="00BE17E0" w:rsidP="003C7C6B">
            <w:pPr>
              <w:pStyle w:val="BodyText"/>
              <w:rPr>
                <w:del w:id="547" w:author="Meiram Makabaev" w:date="2026-04-19T19:26:00Z" w16du:dateUtc="2026-04-19T14:26:00Z"/>
              </w:rPr>
            </w:pPr>
            <w:del w:id="548" w:author="Meiram Makabaev" w:date="2026-04-19T19:26:00Z" w16du:dateUtc="2026-04-19T14:26:00Z">
              <w:r w:rsidDel="00396F16">
                <w:delText>123</w:delText>
              </w:r>
            </w:del>
          </w:p>
        </w:tc>
        <w:tc>
          <w:tcPr>
            <w:tcW w:w="2302" w:type="dxa"/>
          </w:tcPr>
          <w:p w14:paraId="538318D7" w14:textId="57AA07B9" w:rsidR="00BE17E0" w:rsidDel="00396F16" w:rsidRDefault="00BE17E0" w:rsidP="003C7C6B">
            <w:pPr>
              <w:pStyle w:val="BodyText"/>
              <w:rPr>
                <w:del w:id="549" w:author="Meiram Makabaev" w:date="2026-04-19T19:26:00Z" w16du:dateUtc="2026-04-19T14:26:00Z"/>
              </w:rPr>
            </w:pPr>
            <w:del w:id="550" w:author="Meiram Makabaev" w:date="2026-04-19T19:26:00Z" w16du:dateUtc="2026-04-19T14:26:00Z">
              <w:r w:rsidDel="00396F16">
                <w:delText>1234</w:delText>
              </w:r>
            </w:del>
          </w:p>
        </w:tc>
      </w:tr>
    </w:tbl>
    <w:p w14:paraId="455288B0" w14:textId="15118F79" w:rsidR="00BE17E0" w:rsidDel="00396F16" w:rsidRDefault="00BE17E0" w:rsidP="006F645E">
      <w:pPr>
        <w:pStyle w:val="BodyText"/>
        <w:rPr>
          <w:del w:id="551" w:author="Meiram Makabaev" w:date="2026-04-19T19:26:00Z" w16du:dateUtc="2026-04-19T14:26:00Z"/>
        </w:rPr>
      </w:pPr>
    </w:p>
    <w:p w14:paraId="1C8B7E32" w14:textId="77777777" w:rsidR="00BE17E0" w:rsidRPr="00396F16" w:rsidRDefault="00BE17E0" w:rsidP="006F645E">
      <w:pPr>
        <w:pStyle w:val="BodyText"/>
        <w:rPr>
          <w:lang w:val="ru-RU"/>
          <w:rPrChange w:id="552" w:author="Meiram Makabaev" w:date="2026-04-19T19:26:00Z" w16du:dateUtc="2026-04-19T14:26:00Z">
            <w:rPr/>
          </w:rPrChange>
        </w:rPr>
      </w:pPr>
    </w:p>
    <w:sectPr w:rsidR="00BE17E0" w:rsidRPr="00396F16" w:rsidSect="0076784B">
      <w:headerReference w:type="default" r:id="rId12"/>
      <w:footerReference w:type="default" r:id="rId13"/>
      <w:footerReference w:type="first" r:id="rId14"/>
      <w:pgSz w:w="11909" w:h="16834" w:code="9"/>
      <w:pgMar w:top="1134" w:right="851" w:bottom="1134" w:left="1134" w:header="720" w:footer="720" w:gutter="567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9B0ED" w14:textId="77777777" w:rsidR="00AE4C7F" w:rsidRDefault="00AE4C7F" w:rsidP="00500742">
      <w:pPr>
        <w:spacing w:line="240" w:lineRule="auto"/>
      </w:pPr>
      <w:r>
        <w:separator/>
      </w:r>
    </w:p>
  </w:endnote>
  <w:endnote w:type="continuationSeparator" w:id="0">
    <w:p w14:paraId="16F8CD30" w14:textId="77777777" w:rsidR="00AE4C7F" w:rsidRDefault="00AE4C7F" w:rsidP="00500742">
      <w:pPr>
        <w:spacing w:line="240" w:lineRule="auto"/>
      </w:pPr>
      <w:r>
        <w:continuationSeparator/>
      </w:r>
    </w:p>
  </w:endnote>
  <w:endnote w:type="continuationNotice" w:id="1">
    <w:p w14:paraId="10CE4D5D" w14:textId="77777777" w:rsidR="00AE4C7F" w:rsidRDefault="00AE4C7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71C10" w14:textId="77777777" w:rsidR="003F3EB3" w:rsidRPr="00851FAD" w:rsidRDefault="005D1735" w:rsidP="005B4AE6">
    <w:pPr>
      <w:framePr w:wrap="around" w:vAnchor="page" w:hAnchor="page" w:x="10910" w:y="15764"/>
      <w:widowControl/>
      <w:tabs>
        <w:tab w:val="center" w:pos="4320"/>
        <w:tab w:val="right" w:pos="8640"/>
      </w:tabs>
      <w:spacing w:line="240" w:lineRule="auto"/>
      <w:rPr>
        <w:rStyle w:val="PageNumber"/>
        <w:rFonts w:eastAsia="MS Gothic"/>
        <w:sz w:val="18"/>
        <w:szCs w:val="18"/>
      </w:rPr>
    </w:pPr>
    <w:r w:rsidRPr="00851FAD">
      <w:rPr>
        <w:rStyle w:val="PageNumber"/>
        <w:rFonts w:eastAsia="MS Gothic"/>
        <w:sz w:val="18"/>
        <w:szCs w:val="18"/>
      </w:rPr>
      <w:fldChar w:fldCharType="begin"/>
    </w:r>
    <w:r w:rsidRPr="00851FAD">
      <w:rPr>
        <w:rStyle w:val="PageNumber"/>
        <w:rFonts w:eastAsia="MS Gothic"/>
        <w:sz w:val="18"/>
        <w:szCs w:val="18"/>
      </w:rPr>
      <w:instrText xml:space="preserve">PAGE  </w:instrText>
    </w:r>
    <w:r w:rsidRPr="00851FAD">
      <w:rPr>
        <w:rStyle w:val="PageNumber"/>
        <w:rFonts w:eastAsia="MS Gothic"/>
        <w:sz w:val="18"/>
        <w:szCs w:val="18"/>
      </w:rPr>
      <w:fldChar w:fldCharType="separate"/>
    </w:r>
    <w:r>
      <w:rPr>
        <w:rStyle w:val="PageNumber"/>
        <w:rFonts w:eastAsia="MS Gothic"/>
        <w:noProof/>
        <w:sz w:val="18"/>
        <w:szCs w:val="18"/>
      </w:rPr>
      <w:t>7</w:t>
    </w:r>
    <w:r w:rsidRPr="00851FAD">
      <w:rPr>
        <w:rStyle w:val="PageNumber"/>
        <w:rFonts w:eastAsia="MS Gothic"/>
        <w:sz w:val="18"/>
        <w:szCs w:val="18"/>
      </w:rPr>
      <w:fldChar w:fldCharType="end"/>
    </w:r>
  </w:p>
  <w:tbl>
    <w:tblPr>
      <w:tblpPr w:leftFromText="181" w:rightFromText="181" w:vertAnchor="text" w:horzAnchor="margin" w:tblpX="-33" w:tblpY="1"/>
      <w:tblOverlap w:val="never"/>
      <w:tblW w:w="0" w:type="auto"/>
      <w:tblLook w:val="04A0" w:firstRow="1" w:lastRow="0" w:firstColumn="1" w:lastColumn="0" w:noHBand="0" w:noVBand="1"/>
    </w:tblPr>
    <w:tblGrid>
      <w:gridCol w:w="8472"/>
    </w:tblGrid>
    <w:tr w:rsidR="00DF38F2" w14:paraId="75EEBB7A" w14:textId="77777777" w:rsidTr="002A572B">
      <w:tc>
        <w:tcPr>
          <w:tcW w:w="8472" w:type="dxa"/>
        </w:tcPr>
        <w:p w14:paraId="0DCC6942" w14:textId="75EEB5E5" w:rsidR="003F3EB3" w:rsidRDefault="000370D4" w:rsidP="002A572B">
          <w:pPr>
            <w:pStyle w:val="Footer"/>
          </w:pPr>
          <w:fldSimple w:instr=" DOCPROPERTY  Classification  \* MERGEFORMAT ">
            <w:r>
              <w:t>Confidential</w:t>
            </w:r>
          </w:fldSimple>
          <w:r w:rsidR="005D1735">
            <w:tab/>
          </w:r>
        </w:p>
      </w:tc>
    </w:tr>
  </w:tbl>
  <w:p w14:paraId="629B217E" w14:textId="77777777" w:rsidR="003F3EB3" w:rsidRPr="00205D53" w:rsidRDefault="005D1735" w:rsidP="007F4104">
    <w:pPr>
      <w:pStyle w:val="Footer"/>
    </w:pPr>
    <w:r w:rsidRPr="00205D53"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211CFCE" wp14:editId="005DBD60">
              <wp:simplePos x="0" y="0"/>
              <wp:positionH relativeFrom="column">
                <wp:posOffset>-19431</wp:posOffset>
              </wp:positionH>
              <wp:positionV relativeFrom="paragraph">
                <wp:posOffset>-15494</wp:posOffset>
              </wp:positionV>
              <wp:extent cx="5944997" cy="0"/>
              <wp:effectExtent l="0" t="0" r="36830" b="19050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4997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Straight Connector 21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-1.55pt,-1.2pt" to="466.55pt,-1.2pt" w14:anchorId="2927C8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1526"/>
      <w:gridCol w:w="7613"/>
    </w:tblGrid>
    <w:tr w:rsidR="0076784B" w14:paraId="3EB886D1" w14:textId="77777777" w:rsidTr="002A572B">
      <w:tc>
        <w:tcPr>
          <w:tcW w:w="1526" w:type="dxa"/>
          <w:vAlign w:val="center"/>
          <w:hideMark/>
        </w:tcPr>
        <w:p w14:paraId="3FD0571A" w14:textId="77777777" w:rsidR="003F3EB3" w:rsidRDefault="005D1735" w:rsidP="0076784B">
          <w:pPr>
            <w:pStyle w:val="Footer"/>
            <w:rPr>
              <w:b/>
            </w:rPr>
          </w:pPr>
          <w:r>
            <w:rPr>
              <w:b/>
            </w:rPr>
            <w:t>Legal Notice:</w:t>
          </w:r>
        </w:p>
      </w:tc>
      <w:tc>
        <w:tcPr>
          <w:tcW w:w="7613" w:type="dxa"/>
          <w:vAlign w:val="center"/>
          <w:hideMark/>
        </w:tcPr>
        <w:p w14:paraId="36AA4F7F" w14:textId="77777777" w:rsidR="003F3EB3" w:rsidRDefault="005D1735" w:rsidP="0076784B">
          <w:pPr>
            <w:pStyle w:val="Footer"/>
          </w:pPr>
          <w:r>
            <w:t>This document contains privileged and/or confidential information and may not be disclosed, distributed or reproduced without the prior written permission of EPAM®.</w:t>
          </w:r>
        </w:p>
      </w:tc>
    </w:tr>
    <w:tr w:rsidR="0076784B" w14:paraId="7947E9D3" w14:textId="77777777" w:rsidTr="002A572B">
      <w:tc>
        <w:tcPr>
          <w:tcW w:w="9139" w:type="dxa"/>
          <w:gridSpan w:val="2"/>
          <w:hideMark/>
        </w:tcPr>
        <w:p w14:paraId="4818C4EF" w14:textId="612E7520" w:rsidR="003F3EB3" w:rsidRDefault="000370D4" w:rsidP="0076784B">
          <w:pPr>
            <w:pStyle w:val="Footer"/>
          </w:pPr>
          <w:fldSimple w:instr=" DOCPROPERTY  Classification  \* MERGEFORMAT ">
            <w:r>
              <w:t>Confidential</w:t>
            </w:r>
          </w:fldSimple>
        </w:p>
      </w:tc>
    </w:tr>
  </w:tbl>
  <w:p w14:paraId="56E23E29" w14:textId="77777777" w:rsidR="003F3EB3" w:rsidRDefault="005D1735" w:rsidP="002A572B">
    <w:pPr>
      <w:pStyle w:val="Footer"/>
      <w:ind w:left="0" w:right="1"/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736AD72" wp14:editId="77A8C745">
              <wp:simplePos x="0" y="0"/>
              <wp:positionH relativeFrom="column">
                <wp:posOffset>2515</wp:posOffset>
              </wp:positionH>
              <wp:positionV relativeFrom="paragraph">
                <wp:posOffset>-344678</wp:posOffset>
              </wp:positionV>
              <wp:extent cx="5914491" cy="0"/>
              <wp:effectExtent l="0" t="0" r="2921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14491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Straight Connector 3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.2pt,-27.15pt" to="465.9pt,-27.15pt" w14:anchorId="753841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A9BA1" w14:textId="77777777" w:rsidR="00AE4C7F" w:rsidRDefault="00AE4C7F" w:rsidP="00500742">
      <w:pPr>
        <w:spacing w:line="240" w:lineRule="auto"/>
      </w:pPr>
      <w:r>
        <w:separator/>
      </w:r>
    </w:p>
  </w:footnote>
  <w:footnote w:type="continuationSeparator" w:id="0">
    <w:p w14:paraId="60E00D6E" w14:textId="77777777" w:rsidR="00AE4C7F" w:rsidRDefault="00AE4C7F" w:rsidP="00500742">
      <w:pPr>
        <w:spacing w:line="240" w:lineRule="auto"/>
      </w:pPr>
      <w:r>
        <w:continuationSeparator/>
      </w:r>
    </w:p>
  </w:footnote>
  <w:footnote w:type="continuationNotice" w:id="1">
    <w:p w14:paraId="7C229E12" w14:textId="77777777" w:rsidR="00AE4C7F" w:rsidRDefault="00AE4C7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Look w:val="04A0" w:firstRow="1" w:lastRow="0" w:firstColumn="1" w:lastColumn="0" w:noHBand="0" w:noVBand="1"/>
    </w:tblPr>
    <w:tblGrid>
      <w:gridCol w:w="8121"/>
      <w:gridCol w:w="1377"/>
    </w:tblGrid>
    <w:tr w:rsidR="002A572B" w14:paraId="7DBDC9F3" w14:textId="77777777" w:rsidTr="006366F2">
      <w:tc>
        <w:tcPr>
          <w:tcW w:w="8121" w:type="dxa"/>
          <w:vAlign w:val="center"/>
          <w:hideMark/>
        </w:tcPr>
        <w:p w14:paraId="703F688A" w14:textId="2BC4AD91" w:rsidR="003F3EB3" w:rsidRDefault="007C4361" w:rsidP="002A572B">
          <w:pPr>
            <w:pStyle w:val="Header"/>
            <w:tabs>
              <w:tab w:val="clear" w:pos="0"/>
            </w:tabs>
            <w:ind w:left="-108"/>
          </w:pPr>
          <w:r w:rsidRPr="000A5282">
            <w:rPr>
              <w:color w:val="999999"/>
            </w:rPr>
            <w:t>Introduction to DWH and ET</w:t>
          </w:r>
          <w:r>
            <w:rPr>
              <w:color w:val="999999"/>
            </w:rPr>
            <w:t>L</w:t>
          </w:r>
          <w:r w:rsidR="005D1735">
            <w:rPr>
              <w:color w:val="999999"/>
            </w:rPr>
            <w:tab/>
          </w:r>
        </w:p>
      </w:tc>
      <w:tc>
        <w:tcPr>
          <w:tcW w:w="1377" w:type="dxa"/>
          <w:vAlign w:val="center"/>
        </w:tcPr>
        <w:p w14:paraId="4B9A6913" w14:textId="77777777" w:rsidR="003F3EB3" w:rsidRDefault="003F3EB3" w:rsidP="002A572B">
          <w:pPr>
            <w:pStyle w:val="Header"/>
          </w:pPr>
        </w:p>
      </w:tc>
    </w:tr>
    <w:tr w:rsidR="002A572B" w14:paraId="7634FCD1" w14:textId="77777777" w:rsidTr="006366F2">
      <w:trPr>
        <w:trHeight w:val="340"/>
      </w:trPr>
      <w:tc>
        <w:tcPr>
          <w:tcW w:w="8121" w:type="dxa"/>
          <w:vAlign w:val="center"/>
          <w:hideMark/>
        </w:tcPr>
        <w:p w14:paraId="74F97D7D" w14:textId="543EBFF4" w:rsidR="003F3EB3" w:rsidRDefault="00426215" w:rsidP="002A19FA">
          <w:pPr>
            <w:pStyle w:val="Header"/>
            <w:tabs>
              <w:tab w:val="clear" w:pos="0"/>
            </w:tabs>
          </w:pPr>
          <w:r>
            <w:t>Business Template</w:t>
          </w:r>
        </w:p>
      </w:tc>
      <w:tc>
        <w:tcPr>
          <w:tcW w:w="1377" w:type="dxa"/>
          <w:vAlign w:val="center"/>
          <w:hideMark/>
        </w:tcPr>
        <w:p w14:paraId="22501B53" w14:textId="77777777" w:rsidR="003F3EB3" w:rsidRDefault="005D1735" w:rsidP="002A572B">
          <w:pPr>
            <w:pStyle w:val="Header"/>
            <w:jc w:val="right"/>
          </w:pPr>
          <w:r>
            <w:rPr>
              <w:noProof/>
              <w:color w:val="2B579A"/>
              <w:shd w:val="clear" w:color="auto" w:fill="E6E6E6"/>
            </w:rPr>
            <w:drawing>
              <wp:inline distT="0" distB="0" distL="0" distR="0" wp14:anchorId="4414F301" wp14:editId="72BB415B">
                <wp:extent cx="461010" cy="1587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01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9D3CA92" w14:textId="77777777" w:rsidR="003F3EB3" w:rsidRPr="002A572B" w:rsidRDefault="005D1735" w:rsidP="002A572B">
    <w:pPr>
      <w:pStyle w:val="Header"/>
      <w:rPr>
        <w:sz w:val="16"/>
        <w:szCs w:val="16"/>
      </w:rPr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4C731A7" wp14:editId="38C8953B">
              <wp:simplePos x="0" y="0"/>
              <wp:positionH relativeFrom="column">
                <wp:posOffset>5411</wp:posOffset>
              </wp:positionH>
              <wp:positionV relativeFrom="paragraph">
                <wp:posOffset>13335</wp:posOffset>
              </wp:positionV>
              <wp:extent cx="5952617" cy="0"/>
              <wp:effectExtent l="0" t="0" r="2921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52617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bg2">
                            <a:lumMod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line id="Straight Connector 7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spid="_x0000_s1026" strokecolor="#393737 [814]" strokeweight="2pt" from=".45pt,1.05pt" to="469.15pt,1.05pt" w14:anchorId="6A4D8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2B3"/>
    <w:multiLevelType w:val="hybridMultilevel"/>
    <w:tmpl w:val="629EE53E"/>
    <w:lvl w:ilvl="0" w:tplc="3E82639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A0CA8"/>
    <w:multiLevelType w:val="hybridMultilevel"/>
    <w:tmpl w:val="7D964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44983"/>
    <w:multiLevelType w:val="multilevel"/>
    <w:tmpl w:val="1436B0F0"/>
    <w:styleLink w:val="NumberList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4F66047"/>
    <w:multiLevelType w:val="multilevel"/>
    <w:tmpl w:val="8BD2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A4727"/>
    <w:multiLevelType w:val="hybridMultilevel"/>
    <w:tmpl w:val="A55AF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D43B9"/>
    <w:multiLevelType w:val="multilevel"/>
    <w:tmpl w:val="CAD271F8"/>
    <w:styleLink w:val="Headings"/>
    <w:lvl w:ilvl="0">
      <w:start w:val="1"/>
      <w:numFmt w:val="decimal"/>
      <w:pStyle w:val="Heading1"/>
      <w:lvlText w:val="%1"/>
      <w:lvlJc w:val="left"/>
      <w:pPr>
        <w:ind w:left="216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pStyle w:val="Heading2"/>
      <w:lvlText w:val="%1.%2"/>
      <w:lvlJc w:val="left"/>
      <w:pPr>
        <w:ind w:left="216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pStyle w:val="Heading3"/>
      <w:lvlText w:val="%1.%2.%3"/>
      <w:lvlJc w:val="left"/>
      <w:pPr>
        <w:ind w:left="216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251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24" w:hanging="1584"/>
      </w:pPr>
      <w:rPr>
        <w:rFonts w:hint="default"/>
      </w:rPr>
    </w:lvl>
  </w:abstractNum>
  <w:abstractNum w:abstractNumId="6" w15:restartNumberingAfterBreak="0">
    <w:nsid w:val="1E293D5E"/>
    <w:multiLevelType w:val="hybridMultilevel"/>
    <w:tmpl w:val="1F9AC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A944B1"/>
    <w:multiLevelType w:val="hybridMultilevel"/>
    <w:tmpl w:val="F2869934"/>
    <w:lvl w:ilvl="0" w:tplc="27565936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8B0C11"/>
    <w:multiLevelType w:val="hybridMultilevel"/>
    <w:tmpl w:val="0F601464"/>
    <w:lvl w:ilvl="0" w:tplc="5720E0AE">
      <w:start w:val="2"/>
      <w:numFmt w:val="bullet"/>
      <w:lvlText w:val="•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3432A8"/>
    <w:multiLevelType w:val="hybridMultilevel"/>
    <w:tmpl w:val="F2E286F2"/>
    <w:lvl w:ilvl="0" w:tplc="869EC284">
      <w:start w:val="1"/>
      <w:numFmt w:val="decimal"/>
      <w:lvlText w:val="%1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9E1CAC"/>
    <w:multiLevelType w:val="multilevel"/>
    <w:tmpl w:val="105C1ABE"/>
    <w:lvl w:ilvl="0">
      <w:start w:val="1"/>
      <w:numFmt w:val="decimal"/>
      <w:lvlText w:val="%1"/>
      <w:lvlJc w:val="left"/>
      <w:pPr>
        <w:tabs>
          <w:tab w:val="num" w:pos="522"/>
        </w:tabs>
        <w:ind w:left="522" w:hanging="432"/>
      </w:pPr>
    </w:lvl>
    <w:lvl w:ilvl="1">
      <w:start w:val="1"/>
      <w:numFmt w:val="decimal"/>
      <w:lvlText w:val="%1.%2"/>
      <w:lvlJc w:val="left"/>
      <w:pPr>
        <w:tabs>
          <w:tab w:val="num" w:pos="860"/>
        </w:tabs>
        <w:ind w:left="860" w:hanging="576"/>
      </w:pPr>
    </w:lvl>
    <w:lvl w:ilvl="2">
      <w:start w:val="1"/>
      <w:numFmt w:val="decimal"/>
      <w:lvlText w:val="%1.%2.%3"/>
      <w:lvlJc w:val="left"/>
      <w:pPr>
        <w:tabs>
          <w:tab w:val="num" w:pos="2282"/>
        </w:tabs>
        <w:ind w:left="2282" w:hanging="864"/>
      </w:pPr>
    </w:lvl>
    <w:lvl w:ilvl="3">
      <w:start w:val="1"/>
      <w:numFmt w:val="decimal"/>
      <w:lvlText w:val="%1.%2.%3.%4"/>
      <w:lvlJc w:val="left"/>
      <w:pPr>
        <w:tabs>
          <w:tab w:val="num" w:pos="4694"/>
        </w:tabs>
        <w:ind w:left="4694" w:hanging="1008"/>
      </w:pPr>
      <w:rPr>
        <w:b w:val="0"/>
      </w:rPr>
    </w:lvl>
    <w:lvl w:ilvl="4">
      <w:start w:val="1"/>
      <w:numFmt w:val="decimal"/>
      <w:lvlText w:val="%1.%2.%3.%4.%5"/>
      <w:lvlJc w:val="left"/>
      <w:pPr>
        <w:tabs>
          <w:tab w:val="num" w:pos="3888"/>
        </w:tabs>
        <w:ind w:left="3888" w:hanging="1008"/>
      </w:pPr>
    </w:lvl>
    <w:lvl w:ilvl="5">
      <w:start w:val="1"/>
      <w:numFmt w:val="decimal"/>
      <w:lvlText w:val="%1.%2.%3.%4.%5.%6"/>
      <w:lvlJc w:val="left"/>
      <w:pPr>
        <w:tabs>
          <w:tab w:val="num" w:pos="4968"/>
        </w:tabs>
        <w:ind w:left="4896" w:hanging="1008"/>
      </w:pPr>
    </w:lvl>
    <w:lvl w:ilvl="6">
      <w:start w:val="1"/>
      <w:numFmt w:val="decimal"/>
      <w:lvlText w:val="%1.%2.%3.%4.%5.%6.%7"/>
      <w:lvlJc w:val="left"/>
      <w:pPr>
        <w:tabs>
          <w:tab w:val="num" w:pos="6192"/>
        </w:tabs>
        <w:ind w:left="619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upperRoman"/>
      <w:suff w:val="space"/>
      <w:lvlText w:val="Appendix %9 -"/>
      <w:lvlJc w:val="left"/>
      <w:pPr>
        <w:ind w:left="0" w:firstLine="0"/>
      </w:pPr>
    </w:lvl>
  </w:abstractNum>
  <w:abstractNum w:abstractNumId="11" w15:restartNumberingAfterBreak="0">
    <w:nsid w:val="33FD3863"/>
    <w:multiLevelType w:val="hybridMultilevel"/>
    <w:tmpl w:val="54E2D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5A0EF0"/>
    <w:multiLevelType w:val="hybridMultilevel"/>
    <w:tmpl w:val="3C502EE8"/>
    <w:lvl w:ilvl="0" w:tplc="FBE414C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86A47FD"/>
    <w:multiLevelType w:val="multilevel"/>
    <w:tmpl w:val="04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4" w15:restartNumberingAfterBreak="0">
    <w:nsid w:val="57DD6F34"/>
    <w:multiLevelType w:val="multilevel"/>
    <w:tmpl w:val="1436B0F0"/>
    <w:numStyleLink w:val="NumberList"/>
  </w:abstractNum>
  <w:abstractNum w:abstractNumId="15" w15:restartNumberingAfterBreak="0">
    <w:nsid w:val="58155A8A"/>
    <w:multiLevelType w:val="multilevel"/>
    <w:tmpl w:val="EE7A7A12"/>
    <w:styleLink w:val="BulletList"/>
    <w:lvl w:ilvl="0">
      <w:start w:val="1"/>
      <w:numFmt w:val="bullet"/>
      <w:pStyle w:val="ListBullet"/>
      <w:lvlText w:val=""/>
      <w:lvlJc w:val="left"/>
      <w:pPr>
        <w:ind w:left="720" w:hanging="363"/>
      </w:pPr>
      <w:rPr>
        <w:rFonts w:ascii="Symbol" w:hAnsi="Symbol" w:hint="default"/>
        <w:color w:val="1A9CB0"/>
      </w:rPr>
    </w:lvl>
    <w:lvl w:ilvl="1">
      <w:start w:val="1"/>
      <w:numFmt w:val="bullet"/>
      <w:pStyle w:val="ListBullet2"/>
      <w:lvlText w:val=""/>
      <w:lvlJc w:val="left"/>
      <w:pPr>
        <w:ind w:left="1077" w:hanging="357"/>
      </w:pPr>
      <w:rPr>
        <w:rFonts w:ascii="Symbol" w:hAnsi="Symbol" w:hint="default"/>
        <w:color w:val="464547"/>
      </w:rPr>
    </w:lvl>
    <w:lvl w:ilvl="2">
      <w:start w:val="1"/>
      <w:numFmt w:val="bullet"/>
      <w:pStyle w:val="ListBullet3"/>
      <w:lvlText w:val=""/>
      <w:lvlJc w:val="left"/>
      <w:pPr>
        <w:ind w:left="1435" w:hanging="358"/>
      </w:pPr>
      <w:rPr>
        <w:rFonts w:ascii="Symbol" w:hAnsi="Symbol" w:hint="default"/>
        <w:color w:val="464547"/>
      </w:r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16" w15:restartNumberingAfterBreak="0">
    <w:nsid w:val="7ECA4DDE"/>
    <w:multiLevelType w:val="hybridMultilevel"/>
    <w:tmpl w:val="220478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1432471">
    <w:abstractNumId w:val="5"/>
  </w:num>
  <w:num w:numId="2" w16cid:durableId="626476673">
    <w:abstractNumId w:val="0"/>
  </w:num>
  <w:num w:numId="3" w16cid:durableId="445274354">
    <w:abstractNumId w:val="1"/>
  </w:num>
  <w:num w:numId="4" w16cid:durableId="1513180429">
    <w:abstractNumId w:val="8"/>
  </w:num>
  <w:num w:numId="5" w16cid:durableId="2029132760">
    <w:abstractNumId w:val="6"/>
  </w:num>
  <w:num w:numId="6" w16cid:durableId="471095836">
    <w:abstractNumId w:val="4"/>
  </w:num>
  <w:num w:numId="7" w16cid:durableId="1345595060">
    <w:abstractNumId w:val="16"/>
  </w:num>
  <w:num w:numId="8" w16cid:durableId="743599848">
    <w:abstractNumId w:val="11"/>
  </w:num>
  <w:num w:numId="9" w16cid:durableId="3574289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16295175">
    <w:abstractNumId w:val="15"/>
  </w:num>
  <w:num w:numId="11" w16cid:durableId="262299757">
    <w:abstractNumId w:val="15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3832308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59643638">
    <w:abstractNumId w:val="2"/>
  </w:num>
  <w:num w:numId="14" w16cid:durableId="1801260549">
    <w:abstractNumId w:val="13"/>
  </w:num>
  <w:num w:numId="15" w16cid:durableId="671028179">
    <w:abstractNumId w:val="12"/>
  </w:num>
  <w:num w:numId="16" w16cid:durableId="165632613">
    <w:abstractNumId w:val="9"/>
  </w:num>
  <w:num w:numId="17" w16cid:durableId="261227126">
    <w:abstractNumId w:val="9"/>
    <w:lvlOverride w:ilvl="0">
      <w:startOverride w:val="1"/>
    </w:lvlOverride>
  </w:num>
  <w:num w:numId="18" w16cid:durableId="61562296">
    <w:abstractNumId w:val="7"/>
  </w:num>
  <w:num w:numId="19" w16cid:durableId="1019432107">
    <w:abstractNumId w:val="10"/>
  </w:num>
  <w:num w:numId="20" w16cid:durableId="11566482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98811776">
    <w:abstractNumId w:val="5"/>
  </w:num>
  <w:num w:numId="22" w16cid:durableId="92356294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52570481">
    <w:abstractNumId w:val="5"/>
  </w:num>
  <w:num w:numId="24" w16cid:durableId="1127159218">
    <w:abstractNumId w:val="5"/>
  </w:num>
  <w:num w:numId="25" w16cid:durableId="989331474">
    <w:abstractNumId w:val="5"/>
  </w:num>
  <w:num w:numId="26" w16cid:durableId="788548109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eiram Makabaev">
    <w15:presenceInfo w15:providerId="Windows Live" w15:userId="6b19b7efbb59522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c1NLM0Nrc0MrYwsjRW0lEKTi0uzszPAykwqgUAFndvCiwAAAA="/>
  </w:docVars>
  <w:rsids>
    <w:rsidRoot w:val="00500742"/>
    <w:rsid w:val="0000152E"/>
    <w:rsid w:val="0003566E"/>
    <w:rsid w:val="00036D9D"/>
    <w:rsid w:val="000370D4"/>
    <w:rsid w:val="00047819"/>
    <w:rsid w:val="00064A93"/>
    <w:rsid w:val="00074855"/>
    <w:rsid w:val="00104CAC"/>
    <w:rsid w:val="00125E85"/>
    <w:rsid w:val="00173F65"/>
    <w:rsid w:val="00192D26"/>
    <w:rsid w:val="002B3847"/>
    <w:rsid w:val="002C76CC"/>
    <w:rsid w:val="002E6935"/>
    <w:rsid w:val="00357E14"/>
    <w:rsid w:val="00396F16"/>
    <w:rsid w:val="003F3EB3"/>
    <w:rsid w:val="00407DD5"/>
    <w:rsid w:val="00426215"/>
    <w:rsid w:val="00444D3B"/>
    <w:rsid w:val="00480504"/>
    <w:rsid w:val="0048499B"/>
    <w:rsid w:val="004A4E69"/>
    <w:rsid w:val="00500742"/>
    <w:rsid w:val="00504C62"/>
    <w:rsid w:val="0057509B"/>
    <w:rsid w:val="00580835"/>
    <w:rsid w:val="005D1735"/>
    <w:rsid w:val="00637CAC"/>
    <w:rsid w:val="00666408"/>
    <w:rsid w:val="00687A57"/>
    <w:rsid w:val="006C5206"/>
    <w:rsid w:val="006F645E"/>
    <w:rsid w:val="007B27B1"/>
    <w:rsid w:val="007C4361"/>
    <w:rsid w:val="00876D86"/>
    <w:rsid w:val="008D0346"/>
    <w:rsid w:val="0094703C"/>
    <w:rsid w:val="00950730"/>
    <w:rsid w:val="00974743"/>
    <w:rsid w:val="009D7BE5"/>
    <w:rsid w:val="009E4BF9"/>
    <w:rsid w:val="009E7277"/>
    <w:rsid w:val="00AA68CA"/>
    <w:rsid w:val="00AC2784"/>
    <w:rsid w:val="00AE4C7F"/>
    <w:rsid w:val="00B00FF6"/>
    <w:rsid w:val="00B072EA"/>
    <w:rsid w:val="00B63965"/>
    <w:rsid w:val="00B83E56"/>
    <w:rsid w:val="00BE17E0"/>
    <w:rsid w:val="00C403FF"/>
    <w:rsid w:val="00C901A0"/>
    <w:rsid w:val="00CA3310"/>
    <w:rsid w:val="00CE6020"/>
    <w:rsid w:val="00D04DA9"/>
    <w:rsid w:val="00D20F53"/>
    <w:rsid w:val="00D61C9C"/>
    <w:rsid w:val="00DD31D9"/>
    <w:rsid w:val="00E016A3"/>
    <w:rsid w:val="00E12ACE"/>
    <w:rsid w:val="00E15F7E"/>
    <w:rsid w:val="00E43D86"/>
    <w:rsid w:val="00EB54C0"/>
    <w:rsid w:val="00F55A25"/>
    <w:rsid w:val="0DE5BCAF"/>
    <w:rsid w:val="3B048F41"/>
    <w:rsid w:val="6D4B84C2"/>
    <w:rsid w:val="6E73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D7823"/>
  <w15:chartTrackingRefBased/>
  <w15:docId w15:val="{650C9251-9817-4C7F-892D-50712325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3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iPriority="0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unhideWhenUsed/>
    <w:rsid w:val="00500742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aliases w:val="Attribute Heading 1,Section"/>
    <w:next w:val="BodyText"/>
    <w:link w:val="Heading1Char"/>
    <w:qFormat/>
    <w:rsid w:val="00500742"/>
    <w:pPr>
      <w:keepNext/>
      <w:numPr>
        <w:numId w:val="1"/>
      </w:numPr>
      <w:spacing w:before="240" w:after="120" w:line="240" w:lineRule="auto"/>
      <w:outlineLvl w:val="0"/>
    </w:pPr>
    <w:rPr>
      <w:rFonts w:ascii="Arial Black" w:eastAsia="Times New Roman" w:hAnsi="Arial Black" w:cs="Times New Roman"/>
      <w:caps/>
      <w:color w:val="464547"/>
      <w:sz w:val="28"/>
      <w:szCs w:val="20"/>
    </w:rPr>
  </w:style>
  <w:style w:type="paragraph" w:styleId="Heading2">
    <w:name w:val="heading 2"/>
    <w:aliases w:val="Attribute Heading 2,Major"/>
    <w:next w:val="BodyText"/>
    <w:link w:val="Heading2Char"/>
    <w:qFormat/>
    <w:rsid w:val="00500742"/>
    <w:pPr>
      <w:keepNext/>
      <w:numPr>
        <w:ilvl w:val="1"/>
        <w:numId w:val="1"/>
      </w:numPr>
      <w:spacing w:before="200" w:line="240" w:lineRule="auto"/>
      <w:outlineLvl w:val="1"/>
    </w:pPr>
    <w:rPr>
      <w:rFonts w:ascii="Arial Black" w:eastAsia="Times New Roman" w:hAnsi="Arial Black" w:cs="Times New Roman"/>
      <w:caps/>
      <w:color w:val="1A9CB0"/>
      <w:sz w:val="24"/>
      <w:szCs w:val="20"/>
    </w:rPr>
  </w:style>
  <w:style w:type="paragraph" w:styleId="Heading3">
    <w:name w:val="heading 3"/>
    <w:aliases w:val="Table Attribute Heading"/>
    <w:next w:val="BodyText"/>
    <w:link w:val="Heading3Char"/>
    <w:qFormat/>
    <w:rsid w:val="00500742"/>
    <w:pPr>
      <w:keepNext/>
      <w:numPr>
        <w:ilvl w:val="2"/>
        <w:numId w:val="1"/>
      </w:numPr>
      <w:spacing w:before="200" w:line="240" w:lineRule="auto"/>
      <w:outlineLvl w:val="2"/>
    </w:pPr>
    <w:rPr>
      <w:rFonts w:ascii="Arial Black" w:eastAsia="Times New Roman" w:hAnsi="Arial Black" w:cs="Times New Roman"/>
      <w:b/>
      <w:color w:val="1A9CB0"/>
      <w:sz w:val="24"/>
      <w:szCs w:val="20"/>
    </w:rPr>
  </w:style>
  <w:style w:type="paragraph" w:styleId="Heading4">
    <w:name w:val="heading 4"/>
    <w:next w:val="BodyText"/>
    <w:link w:val="Heading4Char"/>
    <w:qFormat/>
    <w:rsid w:val="00500742"/>
    <w:pPr>
      <w:keepNext/>
      <w:numPr>
        <w:ilvl w:val="3"/>
        <w:numId w:val="1"/>
      </w:numPr>
      <w:spacing w:before="200" w:line="240" w:lineRule="auto"/>
      <w:outlineLvl w:val="3"/>
    </w:pPr>
    <w:rPr>
      <w:rFonts w:ascii="Arial Black" w:eastAsia="Times New Roman" w:hAnsi="Arial Black" w:cs="Times New Roman"/>
      <w:color w:val="1A9CB0"/>
      <w:szCs w:val="20"/>
    </w:rPr>
  </w:style>
  <w:style w:type="paragraph" w:styleId="Heading5">
    <w:name w:val="heading 5"/>
    <w:basedOn w:val="Heading4"/>
    <w:next w:val="Normal"/>
    <w:link w:val="Heading5Char"/>
    <w:qFormat/>
    <w:rsid w:val="00C403FF"/>
    <w:pPr>
      <w:numPr>
        <w:ilvl w:val="0"/>
        <w:numId w:val="0"/>
      </w:numPr>
      <w:tabs>
        <w:tab w:val="left" w:pos="-2790"/>
        <w:tab w:val="left" w:pos="-2610"/>
        <w:tab w:val="num" w:pos="3888"/>
      </w:tabs>
      <w:suppressAutoHyphens/>
      <w:spacing w:before="60" w:after="40" w:line="360" w:lineRule="auto"/>
      <w:ind w:left="3888" w:right="142" w:hanging="1008"/>
      <w:outlineLvl w:val="4"/>
    </w:pPr>
    <w:rPr>
      <w:rFonts w:ascii="Arial" w:hAnsi="Arial"/>
      <w:b/>
      <w:color w:val="auto"/>
      <w:sz w:val="20"/>
    </w:rPr>
  </w:style>
  <w:style w:type="paragraph" w:styleId="Heading6">
    <w:name w:val="heading 6"/>
    <w:basedOn w:val="Heading5"/>
    <w:next w:val="Normal"/>
    <w:link w:val="Heading6Char"/>
    <w:qFormat/>
    <w:rsid w:val="00C403FF"/>
    <w:pPr>
      <w:widowControl w:val="0"/>
      <w:tabs>
        <w:tab w:val="clear" w:pos="3888"/>
        <w:tab w:val="num" w:pos="4968"/>
      </w:tabs>
      <w:ind w:left="4896"/>
      <w:outlineLvl w:val="5"/>
    </w:pPr>
    <w:rPr>
      <w:b w:val="0"/>
    </w:rPr>
  </w:style>
  <w:style w:type="paragraph" w:styleId="Heading7">
    <w:name w:val="heading 7"/>
    <w:basedOn w:val="Heading6"/>
    <w:next w:val="Normal"/>
    <w:link w:val="Heading7Char"/>
    <w:qFormat/>
    <w:rsid w:val="00C403FF"/>
    <w:pPr>
      <w:tabs>
        <w:tab w:val="clear" w:pos="4968"/>
        <w:tab w:val="center" w:pos="-2430"/>
        <w:tab w:val="num" w:pos="6192"/>
      </w:tabs>
      <w:ind w:left="6192" w:hanging="1296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3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Heading8"/>
    <w:next w:val="Heading8"/>
    <w:link w:val="Heading9Char"/>
    <w:qFormat/>
    <w:rsid w:val="00C403FF"/>
    <w:pPr>
      <w:keepLines w:val="0"/>
      <w:tabs>
        <w:tab w:val="left" w:pos="-2790"/>
        <w:tab w:val="left" w:pos="-2610"/>
        <w:tab w:val="center" w:pos="-2430"/>
      </w:tabs>
      <w:suppressAutoHyphens/>
      <w:spacing w:before="240" w:after="40" w:line="360" w:lineRule="auto"/>
      <w:ind w:right="142"/>
      <w:jc w:val="center"/>
      <w:outlineLvl w:val="8"/>
    </w:pPr>
    <w:rPr>
      <w:rFonts w:ascii="Arial" w:eastAsia="Times New Roman" w:hAnsi="Arial" w:cs="Times New Roman"/>
      <w:b/>
      <w:color w:val="auto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ttribute Heading 1 Char,Section Char"/>
    <w:basedOn w:val="DefaultParagraphFont"/>
    <w:link w:val="Heading1"/>
    <w:rsid w:val="00500742"/>
    <w:rPr>
      <w:rFonts w:ascii="Arial Black" w:eastAsia="Times New Roman" w:hAnsi="Arial Black" w:cs="Times New Roman"/>
      <w:caps/>
      <w:color w:val="464547"/>
      <w:sz w:val="28"/>
      <w:szCs w:val="20"/>
    </w:rPr>
  </w:style>
  <w:style w:type="character" w:customStyle="1" w:styleId="Heading2Char">
    <w:name w:val="Heading 2 Char"/>
    <w:aliases w:val="Attribute Heading 2 Char,Major Char"/>
    <w:basedOn w:val="DefaultParagraphFont"/>
    <w:link w:val="Heading2"/>
    <w:rsid w:val="00500742"/>
    <w:rPr>
      <w:rFonts w:ascii="Arial Black" w:eastAsia="Times New Roman" w:hAnsi="Arial Black" w:cs="Times New Roman"/>
      <w:caps/>
      <w:color w:val="1A9CB0"/>
      <w:sz w:val="24"/>
      <w:szCs w:val="20"/>
    </w:rPr>
  </w:style>
  <w:style w:type="character" w:customStyle="1" w:styleId="Heading3Char">
    <w:name w:val="Heading 3 Char"/>
    <w:aliases w:val="Table Attribute Heading Char"/>
    <w:basedOn w:val="DefaultParagraphFont"/>
    <w:link w:val="Heading3"/>
    <w:rsid w:val="00500742"/>
    <w:rPr>
      <w:rFonts w:ascii="Arial Black" w:eastAsia="Times New Roman" w:hAnsi="Arial Black" w:cs="Times New Roman"/>
      <w:b/>
      <w:color w:val="1A9CB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500742"/>
    <w:rPr>
      <w:rFonts w:ascii="Arial Black" w:eastAsia="Times New Roman" w:hAnsi="Arial Black" w:cs="Times New Roman"/>
      <w:color w:val="1A9CB0"/>
      <w:szCs w:val="20"/>
    </w:rPr>
  </w:style>
  <w:style w:type="paragraph" w:styleId="BodyText">
    <w:name w:val="Body Text"/>
    <w:link w:val="BodyTextChar"/>
    <w:qFormat/>
    <w:rsid w:val="00500742"/>
    <w:pPr>
      <w:keepLines/>
      <w:spacing w:before="120" w:after="0" w:line="240" w:lineRule="auto"/>
    </w:pPr>
    <w:rPr>
      <w:rFonts w:ascii="Trebuchet MS" w:eastAsia="Times New Roman" w:hAnsi="Trebuchet MS" w:cs="Times New Roman"/>
      <w:color w:val="464547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500742"/>
    <w:rPr>
      <w:rFonts w:ascii="Trebuchet MS" w:eastAsia="Times New Roman" w:hAnsi="Trebuchet MS" w:cs="Times New Roman"/>
      <w:color w:val="464547"/>
      <w:sz w:val="20"/>
      <w:szCs w:val="20"/>
    </w:rPr>
  </w:style>
  <w:style w:type="paragraph" w:styleId="Footer">
    <w:name w:val="footer"/>
    <w:link w:val="FooterChar"/>
    <w:qFormat/>
    <w:rsid w:val="00500742"/>
    <w:pPr>
      <w:widowControl w:val="0"/>
      <w:tabs>
        <w:tab w:val="right" w:pos="9214"/>
      </w:tabs>
      <w:spacing w:before="120" w:after="120" w:line="240" w:lineRule="atLeast"/>
      <w:ind w:left="-113"/>
    </w:pPr>
    <w:rPr>
      <w:rFonts w:ascii="Trebuchet MS" w:eastAsia="Times New Roman" w:hAnsi="Trebuchet MS" w:cs="Times New Roman"/>
      <w:color w:val="464547"/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00742"/>
    <w:rPr>
      <w:rFonts w:ascii="Trebuchet MS" w:eastAsia="Times New Roman" w:hAnsi="Trebuchet MS" w:cs="Times New Roman"/>
      <w:color w:val="464547"/>
      <w:sz w:val="18"/>
      <w:szCs w:val="18"/>
    </w:rPr>
  </w:style>
  <w:style w:type="paragraph" w:styleId="Header">
    <w:name w:val="header"/>
    <w:link w:val="HeaderChar"/>
    <w:qFormat/>
    <w:rsid w:val="00500742"/>
    <w:pPr>
      <w:tabs>
        <w:tab w:val="left" w:pos="0"/>
        <w:tab w:val="right" w:pos="8222"/>
      </w:tabs>
      <w:spacing w:after="0" w:line="240" w:lineRule="auto"/>
    </w:pPr>
    <w:rPr>
      <w:rFonts w:ascii="Trebuchet MS" w:eastAsia="MS Gothic" w:hAnsi="Trebuchet MS" w:cs="Times New Roman"/>
      <w:color w:val="464547"/>
      <w:sz w:val="18"/>
      <w:szCs w:val="20"/>
    </w:rPr>
  </w:style>
  <w:style w:type="character" w:customStyle="1" w:styleId="HeaderChar">
    <w:name w:val="Header Char"/>
    <w:basedOn w:val="DefaultParagraphFont"/>
    <w:link w:val="Header"/>
    <w:rsid w:val="00500742"/>
    <w:rPr>
      <w:rFonts w:ascii="Trebuchet MS" w:eastAsia="MS Gothic" w:hAnsi="Trebuchet MS" w:cs="Times New Roman"/>
      <w:color w:val="464547"/>
      <w:sz w:val="18"/>
      <w:szCs w:val="20"/>
    </w:rPr>
  </w:style>
  <w:style w:type="character" w:styleId="Hyperlink">
    <w:name w:val="Hyperlink"/>
    <w:basedOn w:val="DefaultParagraphFont"/>
    <w:uiPriority w:val="99"/>
    <w:qFormat/>
    <w:rsid w:val="00500742"/>
    <w:rPr>
      <w:rFonts w:ascii="Trebuchet MS" w:hAnsi="Trebuchet MS"/>
      <w:color w:val="1A9CB0"/>
      <w:sz w:val="20"/>
      <w:u w:val="single"/>
    </w:rPr>
  </w:style>
  <w:style w:type="character" w:styleId="PageNumber">
    <w:name w:val="page number"/>
    <w:basedOn w:val="DefaultParagraphFont"/>
    <w:uiPriority w:val="1"/>
    <w:semiHidden/>
    <w:rsid w:val="00500742"/>
    <w:rPr>
      <w:rFonts w:ascii="Trebuchet MS" w:hAnsi="Trebuchet MS"/>
      <w:color w:val="3B3838" w:themeColor="background2" w:themeShade="40"/>
      <w:position w:val="-6"/>
      <w:sz w:val="20"/>
    </w:rPr>
  </w:style>
  <w:style w:type="paragraph" w:styleId="Title">
    <w:name w:val="Title"/>
    <w:next w:val="BodyText"/>
    <w:link w:val="TitleChar"/>
    <w:qFormat/>
    <w:rsid w:val="00500742"/>
    <w:pPr>
      <w:pBdr>
        <w:bottom w:val="single" w:sz="4" w:space="1" w:color="A5A5A5" w:themeColor="accent3"/>
      </w:pBdr>
      <w:spacing w:before="240" w:after="300" w:line="240" w:lineRule="auto"/>
      <w:outlineLvl w:val="0"/>
    </w:pPr>
    <w:rPr>
      <w:rFonts w:ascii="Arial Black" w:eastAsiaTheme="minorEastAsia" w:hAnsi="Arial Black" w:cs="Times New Roman"/>
      <w:caps/>
      <w:color w:val="464547"/>
      <w:sz w:val="40"/>
      <w:szCs w:val="20"/>
    </w:rPr>
  </w:style>
  <w:style w:type="character" w:customStyle="1" w:styleId="TitleChar">
    <w:name w:val="Title Char"/>
    <w:basedOn w:val="DefaultParagraphFont"/>
    <w:link w:val="Title"/>
    <w:rsid w:val="00500742"/>
    <w:rPr>
      <w:rFonts w:ascii="Arial Black" w:eastAsiaTheme="minorEastAsia" w:hAnsi="Arial Black" w:cs="Times New Roman"/>
      <w:caps/>
      <w:color w:val="464547"/>
      <w:sz w:val="40"/>
      <w:szCs w:val="20"/>
    </w:rPr>
  </w:style>
  <w:style w:type="paragraph" w:styleId="TOC1">
    <w:name w:val="toc 1"/>
    <w:next w:val="BodyText"/>
    <w:uiPriority w:val="39"/>
    <w:qFormat/>
    <w:rsid w:val="00500742"/>
    <w:pPr>
      <w:spacing w:after="0" w:line="240" w:lineRule="auto"/>
    </w:pPr>
    <w:rPr>
      <w:rFonts w:ascii="Trebuchet MS" w:eastAsia="Times New Roman" w:hAnsi="Trebuchet MS" w:cs="Times New Roman"/>
      <w:bCs/>
      <w:caps/>
      <w:color w:val="3B3838" w:themeColor="background2" w:themeShade="40"/>
      <w:sz w:val="20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500742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0074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link w:val="CommentSubjectChar"/>
    <w:qFormat/>
    <w:rsid w:val="00500742"/>
    <w:pPr>
      <w:spacing w:before="120" w:after="120" w:line="240" w:lineRule="auto"/>
    </w:pPr>
    <w:rPr>
      <w:rFonts w:ascii="Arial Black" w:eastAsia="Times New Roman" w:hAnsi="Arial Black" w:cs="Times New Roman"/>
      <w:bCs/>
      <w:color w:val="464547"/>
      <w:sz w:val="28"/>
      <w:szCs w:val="20"/>
    </w:rPr>
  </w:style>
  <w:style w:type="character" w:customStyle="1" w:styleId="CommentSubjectChar">
    <w:name w:val="Comment Subject Char"/>
    <w:basedOn w:val="CommentTextChar"/>
    <w:link w:val="CommentSubject"/>
    <w:rsid w:val="00500742"/>
    <w:rPr>
      <w:rFonts w:ascii="Arial Black" w:eastAsia="Times New Roman" w:hAnsi="Arial Black" w:cs="Times New Roman"/>
      <w:bCs/>
      <w:color w:val="464547"/>
      <w:sz w:val="28"/>
      <w:szCs w:val="20"/>
    </w:rPr>
  </w:style>
  <w:style w:type="paragraph" w:styleId="TOCHeading">
    <w:name w:val="TOC Heading"/>
    <w:next w:val="BodyText"/>
    <w:uiPriority w:val="39"/>
    <w:unhideWhenUsed/>
    <w:qFormat/>
    <w:rsid w:val="00500742"/>
    <w:pPr>
      <w:keepLines/>
      <w:spacing w:after="0" w:line="240" w:lineRule="auto"/>
      <w:jc w:val="center"/>
    </w:pPr>
    <w:rPr>
      <w:rFonts w:ascii="Arial Black" w:eastAsiaTheme="majorEastAsia" w:hAnsi="Arial Black" w:cstheme="majorBidi"/>
      <w:b/>
      <w:caps/>
      <w:color w:val="464547"/>
      <w:sz w:val="28"/>
      <w:szCs w:val="32"/>
    </w:rPr>
  </w:style>
  <w:style w:type="paragraph" w:customStyle="1" w:styleId="ProjectName">
    <w:name w:val="ProjectName"/>
    <w:link w:val="ProjectNameChar"/>
    <w:qFormat/>
    <w:rsid w:val="00500742"/>
    <w:pPr>
      <w:keepNext/>
      <w:keepLines/>
      <w:tabs>
        <w:tab w:val="left" w:pos="0"/>
      </w:tabs>
      <w:spacing w:before="120" w:after="120" w:line="240" w:lineRule="auto"/>
    </w:pPr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character" w:customStyle="1" w:styleId="ProjectNameChar">
    <w:name w:val="ProjectName Char"/>
    <w:basedOn w:val="DefaultParagraphFont"/>
    <w:link w:val="ProjectName"/>
    <w:rsid w:val="00500742"/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numbering" w:customStyle="1" w:styleId="Headings">
    <w:name w:val="Headings"/>
    <w:uiPriority w:val="99"/>
    <w:rsid w:val="00500742"/>
    <w:pPr>
      <w:numPr>
        <w:numId w:val="1"/>
      </w:numPr>
    </w:pPr>
  </w:style>
  <w:style w:type="paragraph" w:styleId="TOC2">
    <w:name w:val="toc 2"/>
    <w:basedOn w:val="Normal"/>
    <w:next w:val="Normal"/>
    <w:autoRedefine/>
    <w:uiPriority w:val="39"/>
    <w:unhideWhenUsed/>
    <w:rsid w:val="00500742"/>
    <w:pPr>
      <w:spacing w:after="100"/>
      <w:ind w:left="200"/>
    </w:pPr>
  </w:style>
  <w:style w:type="paragraph" w:styleId="ListParagraph">
    <w:name w:val="List Paragraph"/>
    <w:basedOn w:val="Normal"/>
    <w:uiPriority w:val="34"/>
    <w:qFormat/>
    <w:rsid w:val="00500742"/>
    <w:pPr>
      <w:ind w:left="720"/>
      <w:contextualSpacing/>
    </w:pPr>
  </w:style>
  <w:style w:type="paragraph" w:styleId="ListBullet">
    <w:name w:val="List Bullet"/>
    <w:semiHidden/>
    <w:unhideWhenUsed/>
    <w:qFormat/>
    <w:rsid w:val="00D61C9C"/>
    <w:pPr>
      <w:numPr>
        <w:numId w:val="10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Number">
    <w:name w:val="List Number"/>
    <w:unhideWhenUsed/>
    <w:qFormat/>
    <w:rsid w:val="00D61C9C"/>
    <w:pPr>
      <w:keepNext/>
      <w:numPr>
        <w:numId w:val="13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Bullet2">
    <w:name w:val="List Bullet 2"/>
    <w:semiHidden/>
    <w:unhideWhenUsed/>
    <w:qFormat/>
    <w:rsid w:val="00D61C9C"/>
    <w:pPr>
      <w:numPr>
        <w:ilvl w:val="1"/>
        <w:numId w:val="10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Bullet3">
    <w:name w:val="List Bullet 3"/>
    <w:semiHidden/>
    <w:unhideWhenUsed/>
    <w:qFormat/>
    <w:rsid w:val="00D61C9C"/>
    <w:pPr>
      <w:numPr>
        <w:ilvl w:val="2"/>
        <w:numId w:val="10"/>
      </w:numPr>
      <w:tabs>
        <w:tab w:val="left" w:pos="1418"/>
      </w:tabs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numbering" w:customStyle="1" w:styleId="BulletList">
    <w:name w:val="BulletList"/>
    <w:uiPriority w:val="99"/>
    <w:rsid w:val="00D61C9C"/>
    <w:pPr>
      <w:numPr>
        <w:numId w:val="10"/>
      </w:numPr>
    </w:pPr>
  </w:style>
  <w:style w:type="numbering" w:customStyle="1" w:styleId="NumberList">
    <w:name w:val="NumberList"/>
    <w:uiPriority w:val="99"/>
    <w:rsid w:val="00D61C9C"/>
    <w:pPr>
      <w:numPr>
        <w:numId w:val="13"/>
      </w:numPr>
    </w:pPr>
  </w:style>
  <w:style w:type="paragraph" w:styleId="TOC3">
    <w:name w:val="toc 3"/>
    <w:basedOn w:val="Normal"/>
    <w:next w:val="Normal"/>
    <w:autoRedefine/>
    <w:uiPriority w:val="39"/>
    <w:unhideWhenUsed/>
    <w:rsid w:val="00974743"/>
    <w:pPr>
      <w:spacing w:after="100"/>
      <w:ind w:left="400"/>
    </w:pPr>
  </w:style>
  <w:style w:type="paragraph" w:customStyle="1" w:styleId="TableText">
    <w:name w:val="Table_Text"/>
    <w:basedOn w:val="Normal"/>
    <w:qFormat/>
    <w:rsid w:val="00C901A0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 w:line="200" w:lineRule="atLeast"/>
    </w:pPr>
    <w:rPr>
      <w:rFonts w:ascii="Arial" w:hAnsi="Arial"/>
      <w:sz w:val="18"/>
      <w:lang w:val="en-GB"/>
    </w:rPr>
  </w:style>
  <w:style w:type="paragraph" w:customStyle="1" w:styleId="TableHeading">
    <w:name w:val="Table_Heading"/>
    <w:basedOn w:val="TableText"/>
    <w:rsid w:val="00C901A0"/>
    <w:pPr>
      <w:spacing w:after="80"/>
      <w:jc w:val="center"/>
    </w:pPr>
    <w:rPr>
      <w:rFonts w:cs="Arial"/>
      <w:b/>
      <w:bCs/>
      <w:sz w:val="16"/>
      <w:szCs w:val="16"/>
    </w:rPr>
  </w:style>
  <w:style w:type="table" w:styleId="TableList4">
    <w:name w:val="Table List 4"/>
    <w:basedOn w:val="TableNormal"/>
    <w:rsid w:val="00C901A0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Heading5Char">
    <w:name w:val="Heading 5 Char"/>
    <w:basedOn w:val="DefaultParagraphFont"/>
    <w:link w:val="Heading5"/>
    <w:rsid w:val="00C403FF"/>
    <w:rPr>
      <w:rFonts w:ascii="Arial" w:eastAsia="Times New Roman" w:hAnsi="Arial" w:cs="Times New Roman"/>
      <w:b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C403FF"/>
    <w:rPr>
      <w:rFonts w:ascii="Arial" w:eastAsia="Times New Roman" w:hAnsi="Arial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rsid w:val="00C403FF"/>
    <w:rPr>
      <w:rFonts w:ascii="Arial" w:eastAsia="Times New Roman" w:hAnsi="Arial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C403FF"/>
    <w:rPr>
      <w:rFonts w:ascii="Arial" w:eastAsia="Times New Roman" w:hAnsi="Arial" w:cs="Times New Roman"/>
      <w:b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3F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Default">
    <w:name w:val="Default"/>
    <w:rsid w:val="006F645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2B38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00FF6"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036D9D"/>
    <w:rPr>
      <w:color w:val="2B579A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637CAC"/>
    <w:pPr>
      <w:widowControl/>
      <w:spacing w:before="100" w:beforeAutospacing="1" w:after="100" w:afterAutospacing="1" w:line="240" w:lineRule="auto"/>
    </w:pPr>
    <w:rPr>
      <w:sz w:val="24"/>
      <w:szCs w:val="24"/>
      <w:lang w:val="ru-RU" w:eastAsia="ru-RU"/>
    </w:rPr>
  </w:style>
  <w:style w:type="character" w:styleId="Strong">
    <w:name w:val="Strong"/>
    <w:basedOn w:val="DefaultParagraphFont"/>
    <w:uiPriority w:val="22"/>
    <w:qFormat/>
    <w:rsid w:val="00637CAC"/>
    <w:rPr>
      <w:b/>
      <w:bCs/>
    </w:rPr>
  </w:style>
  <w:style w:type="table" w:styleId="TableGrid">
    <w:name w:val="Table Grid"/>
    <w:basedOn w:val="TableNormal"/>
    <w:uiPriority w:val="39"/>
    <w:rsid w:val="00637C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156e92d-423a-4625-9818-f5e87239af8a">
      <UserInfo>
        <DisplayName/>
        <AccountId xsi:nil="true"/>
        <AccountType/>
      </UserInfo>
    </SharedWithUsers>
    <lcf76f155ced4ddcb4097134ff3c332f xmlns="a60d0634-94da-4e6e-b36f-66eaaf0b6f4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1F8A81E89B1E4A872028645FD1B6AE" ma:contentTypeVersion="11" ma:contentTypeDescription="Create a new document." ma:contentTypeScope="" ma:versionID="00e7a2aec32c88b8ca7efc9843325748">
  <xsd:schema xmlns:xsd="http://www.w3.org/2001/XMLSchema" xmlns:xs="http://www.w3.org/2001/XMLSchema" xmlns:p="http://schemas.microsoft.com/office/2006/metadata/properties" xmlns:ns2="a60d0634-94da-4e6e-b36f-66eaaf0b6f4e" xmlns:ns3="a156e92d-423a-4625-9818-f5e87239af8a" targetNamespace="http://schemas.microsoft.com/office/2006/metadata/properties" ma:root="true" ma:fieldsID="f6caa66f0c7935a35dae6e174e32ee4b" ns2:_="" ns3:_="">
    <xsd:import namespace="a60d0634-94da-4e6e-b36f-66eaaf0b6f4e"/>
    <xsd:import namespace="a156e92d-423a-4625-9818-f5e87239af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d0634-94da-4e6e-b36f-66eaaf0b6f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6e92d-423a-4625-9818-f5e87239af8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B4D352-B35B-4B3A-95D2-902933709BD2}">
  <ds:schemaRefs>
    <ds:schemaRef ds:uri="http://schemas.microsoft.com/office/2006/metadata/properties"/>
    <ds:schemaRef ds:uri="http://schemas.microsoft.com/office/infopath/2007/PartnerControls"/>
    <ds:schemaRef ds:uri="a156e92d-423a-4625-9818-f5e87239af8a"/>
    <ds:schemaRef ds:uri="a60d0634-94da-4e6e-b36f-66eaaf0b6f4e"/>
  </ds:schemaRefs>
</ds:datastoreItem>
</file>

<file path=customXml/itemProps2.xml><?xml version="1.0" encoding="utf-8"?>
<ds:datastoreItem xmlns:ds="http://schemas.openxmlformats.org/officeDocument/2006/customXml" ds:itemID="{CEAD825D-2413-46BA-BB1F-DCE637B19B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451799-F9B0-43E0-ABE9-80ABBAA59F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d0634-94da-4e6e-b36f-66eaaf0b6f4e"/>
    <ds:schemaRef ds:uri="a156e92d-423a-4625-9818-f5e87239af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642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Siarhei Drazdou</dc:creator>
  <cp:keywords/>
  <dc:description/>
  <cp:lastModifiedBy>Meiram Makabaev</cp:lastModifiedBy>
  <cp:revision>25</cp:revision>
  <cp:lastPrinted>2021-02-26T07:14:00Z</cp:lastPrinted>
  <dcterms:created xsi:type="dcterms:W3CDTF">2021-01-22T08:29:00Z</dcterms:created>
  <dcterms:modified xsi:type="dcterms:W3CDTF">2026-04-19T14:32:00Z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ID">
    <vt:lpwstr>&lt;ClientID&gt;-&lt;ProductID&gt;</vt:lpwstr>
  </property>
  <property fmtid="{D5CDD505-2E9C-101B-9397-08002B2CF9AE}" pid="3" name="ContentTypeId">
    <vt:lpwstr>0x010100F71F8A81E89B1E4A872028645FD1B6AE</vt:lpwstr>
  </property>
  <property fmtid="{D5CDD505-2E9C-101B-9397-08002B2CF9AE}" pid="4" name="Classification">
    <vt:lpwstr>Confidential</vt:lpwstr>
  </property>
  <property fmtid="{D5CDD505-2E9C-101B-9397-08002B2CF9AE}" pid="5" name="Order">
    <vt:r8>633900</vt:r8>
  </property>
  <property fmtid="{D5CDD505-2E9C-101B-9397-08002B2CF9AE}" pid="6" name="ComplianceAssetId">
    <vt:lpwstr/>
  </property>
  <property fmtid="{D5CDD505-2E9C-101B-9397-08002B2CF9AE}" pid="7" name="Approval Date">
    <vt:lpwstr>04-Dec-2018</vt:lpwstr>
  </property>
  <property fmtid="{D5CDD505-2E9C-101B-9397-08002B2CF9AE}" pid="8" name="MediaServiceImageTags">
    <vt:lpwstr/>
  </property>
</Properties>
</file>